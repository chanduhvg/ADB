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5B42" w:rsidRDefault="00CD5B42" w:rsidP="00CD5B42">
      <w:pPr>
        <w:jc w:val="center"/>
        <w:rPr>
          <w:rFonts w:ascii="Book Antiqua" w:hAnsi="Book Antiqua"/>
          <w:b/>
          <w:sz w:val="32"/>
          <w:szCs w:val="24"/>
          <w:u w:val="single"/>
        </w:rPr>
      </w:pPr>
      <w:r w:rsidRPr="00CD5B42">
        <w:rPr>
          <w:rFonts w:ascii="Book Antiqua" w:hAnsi="Book Antiqua"/>
          <w:b/>
          <w:sz w:val="32"/>
          <w:szCs w:val="24"/>
          <w:u w:val="single"/>
        </w:rPr>
        <w:t>44-560 Advanced Topics in Database Systems</w:t>
      </w:r>
    </w:p>
    <w:p w:rsidR="00BF2C57" w:rsidRDefault="00CD5B42" w:rsidP="00CD5B42">
      <w:pPr>
        <w:jc w:val="center"/>
        <w:rPr>
          <w:rFonts w:ascii="Book Antiqua" w:hAnsi="Book Antiqua"/>
          <w:b/>
          <w:sz w:val="28"/>
          <w:szCs w:val="24"/>
          <w:u w:val="single"/>
        </w:rPr>
      </w:pPr>
      <w:r w:rsidRPr="00CD5B42">
        <w:rPr>
          <w:rFonts w:ascii="Book Antiqua" w:hAnsi="Book Antiqua"/>
          <w:b/>
          <w:sz w:val="28"/>
          <w:szCs w:val="24"/>
          <w:u w:val="single"/>
        </w:rPr>
        <w:t>Assignment-04: Transaction Management</w:t>
      </w:r>
    </w:p>
    <w:p w:rsidR="00CD5B42" w:rsidRDefault="00CD5B42" w:rsidP="00CD5B42">
      <w:pPr>
        <w:rPr>
          <w:rFonts w:ascii="Book Antiqua" w:hAnsi="Book Antiqua"/>
          <w:sz w:val="24"/>
          <w:szCs w:val="24"/>
        </w:rPr>
      </w:pPr>
      <w:r w:rsidRPr="00CD5B42">
        <w:rPr>
          <w:rFonts w:ascii="Book Antiqua" w:hAnsi="Book Antiqua"/>
          <w:sz w:val="24"/>
          <w:szCs w:val="24"/>
        </w:rPr>
        <w:t>Are you excited to know what happens when two concurrent transactions are being executed on the database?</w:t>
      </w:r>
    </w:p>
    <w:p w:rsidR="00CD5B42" w:rsidRDefault="00CD5B42" w:rsidP="00CD5B42">
      <w:pPr>
        <w:rPr>
          <w:rFonts w:ascii="Book Antiqua" w:hAnsi="Book Antiqua"/>
          <w:sz w:val="24"/>
          <w:szCs w:val="24"/>
        </w:rPr>
      </w:pPr>
      <w:r w:rsidRPr="00CD5B42">
        <w:rPr>
          <w:rFonts w:ascii="Book Antiqua" w:hAnsi="Book Antiqua"/>
          <w:sz w:val="24"/>
          <w:szCs w:val="24"/>
        </w:rPr>
        <w:t>Please follow the below steps to know by yourself.</w:t>
      </w:r>
    </w:p>
    <w:p w:rsidR="00CD5B42" w:rsidRDefault="00CD5B42" w:rsidP="00CD5B42">
      <w:pPr>
        <w:pStyle w:val="ListParagraph"/>
        <w:numPr>
          <w:ilvl w:val="0"/>
          <w:numId w:val="1"/>
        </w:numPr>
        <w:rPr>
          <w:rFonts w:ascii="Book Antiqua" w:hAnsi="Book Antiqua"/>
          <w:sz w:val="24"/>
          <w:szCs w:val="24"/>
        </w:rPr>
      </w:pPr>
      <w:r w:rsidRPr="00CD5B42">
        <w:rPr>
          <w:rFonts w:ascii="Book Antiqua" w:hAnsi="Book Antiqua"/>
          <w:sz w:val="24"/>
          <w:szCs w:val="24"/>
        </w:rPr>
        <w:t>Create a user and grant Connect, resource and DBA permissions to the user in SQL plus. Refer to the SQL help worksheet provided earlier.</w:t>
      </w:r>
    </w:p>
    <w:p w:rsidR="00CD5B42" w:rsidRDefault="00CD5B42" w:rsidP="00CD5B42">
      <w:pPr>
        <w:rPr>
          <w:rFonts w:ascii="Book Antiqua" w:hAnsi="Book Antiqua"/>
          <w:sz w:val="24"/>
          <w:szCs w:val="24"/>
        </w:rPr>
      </w:pPr>
      <w:r w:rsidRPr="00CD5B42">
        <w:rPr>
          <w:rFonts w:ascii="Book Antiqua" w:hAnsi="Book Antiqua"/>
          <w:b/>
          <w:sz w:val="24"/>
          <w:szCs w:val="24"/>
        </w:rPr>
        <w:t>For creating a user:</w:t>
      </w:r>
      <w:r w:rsidRPr="00CD5B42">
        <w:rPr>
          <w:rFonts w:ascii="Book Antiqua" w:hAnsi="Book Antiqua"/>
          <w:sz w:val="24"/>
          <w:szCs w:val="24"/>
        </w:rPr>
        <w:t xml:space="preserve"> CREATE USER &lt;username&gt; IDENTIFIED BY &lt;Password&gt;;</w:t>
      </w:r>
    </w:p>
    <w:p w:rsidR="00CD5B42" w:rsidRDefault="00CD5B42" w:rsidP="00CD5B42">
      <w:pPr>
        <w:rPr>
          <w:rFonts w:ascii="Book Antiqua" w:hAnsi="Book Antiqua"/>
          <w:sz w:val="24"/>
          <w:szCs w:val="24"/>
        </w:rPr>
      </w:pPr>
      <w:r w:rsidRPr="00CD5B42">
        <w:rPr>
          <w:rFonts w:ascii="Book Antiqua" w:hAnsi="Book Antiqua"/>
          <w:b/>
          <w:sz w:val="24"/>
          <w:szCs w:val="24"/>
        </w:rPr>
        <w:t>For granting permissions:</w:t>
      </w:r>
      <w:r w:rsidRPr="00CD5B42">
        <w:rPr>
          <w:rFonts w:ascii="Book Antiqua" w:hAnsi="Book Antiqua"/>
          <w:sz w:val="24"/>
          <w:szCs w:val="24"/>
        </w:rPr>
        <w:t xml:space="preserve"> GRANT CONNECT, RESOURCE, DBA TO &lt;username&gt;;</w:t>
      </w:r>
    </w:p>
    <w:p w:rsidR="006926D7" w:rsidRDefault="006926D7" w:rsidP="006926D7">
      <w:pPr>
        <w:pStyle w:val="ListParagraph"/>
        <w:numPr>
          <w:ilvl w:val="0"/>
          <w:numId w:val="1"/>
        </w:numPr>
        <w:rPr>
          <w:rFonts w:ascii="Book Antiqua" w:hAnsi="Book Antiqua"/>
          <w:sz w:val="24"/>
          <w:szCs w:val="24"/>
        </w:rPr>
      </w:pPr>
      <w:r w:rsidRPr="006926D7">
        <w:rPr>
          <w:rFonts w:ascii="Book Antiqua" w:hAnsi="Book Antiqua"/>
          <w:sz w:val="24"/>
          <w:szCs w:val="24"/>
        </w:rPr>
        <w:t xml:space="preserve">Create two different connections in SQL developer with the same user and same service name i.e., </w:t>
      </w:r>
      <w:proofErr w:type="spellStart"/>
      <w:r w:rsidRPr="006926D7">
        <w:rPr>
          <w:rFonts w:ascii="Book Antiqua" w:hAnsi="Book Antiqua"/>
          <w:sz w:val="24"/>
          <w:szCs w:val="24"/>
        </w:rPr>
        <w:t>orclpdb</w:t>
      </w:r>
      <w:proofErr w:type="spellEnd"/>
      <w:r w:rsidRPr="006926D7">
        <w:rPr>
          <w:rFonts w:ascii="Book Antiqua" w:hAnsi="Book Antiqua"/>
          <w:sz w:val="24"/>
          <w:szCs w:val="24"/>
        </w:rPr>
        <w:t xml:space="preserve"> or </w:t>
      </w:r>
      <w:proofErr w:type="spellStart"/>
      <w:r w:rsidRPr="006926D7">
        <w:rPr>
          <w:rFonts w:ascii="Book Antiqua" w:hAnsi="Book Antiqua"/>
          <w:sz w:val="24"/>
          <w:szCs w:val="24"/>
        </w:rPr>
        <w:t>pdborcl</w:t>
      </w:r>
      <w:proofErr w:type="spellEnd"/>
      <w:r w:rsidRPr="006926D7">
        <w:rPr>
          <w:rFonts w:ascii="Book Antiqua" w:hAnsi="Book Antiqua"/>
          <w:sz w:val="24"/>
          <w:szCs w:val="24"/>
        </w:rPr>
        <w:t xml:space="preserve"> (whatever you have given while installing the Oracle).</w:t>
      </w:r>
    </w:p>
    <w:p w:rsidR="006926D7" w:rsidRDefault="006926D7" w:rsidP="006926D7">
      <w:pPr>
        <w:pStyle w:val="ListParagraph"/>
        <w:rPr>
          <w:rFonts w:ascii="Book Antiqua" w:hAnsi="Book Antiqua"/>
          <w:sz w:val="24"/>
          <w:szCs w:val="24"/>
        </w:rPr>
      </w:pPr>
      <w:r>
        <w:rPr>
          <w:rFonts w:ascii="Book Antiqua" w:hAnsi="Book Antiqua"/>
          <w:sz w:val="24"/>
          <w:szCs w:val="24"/>
        </w:rPr>
        <w:t>First Connection name</w:t>
      </w:r>
      <w:r w:rsidR="007B65BB">
        <w:rPr>
          <w:rFonts w:ascii="Book Antiqua" w:hAnsi="Book Antiqua"/>
          <w:sz w:val="24"/>
          <w:szCs w:val="24"/>
        </w:rPr>
        <w:t>: connection-</w:t>
      </w:r>
      <w:r>
        <w:rPr>
          <w:rFonts w:ascii="Book Antiqua" w:hAnsi="Book Antiqua"/>
          <w:sz w:val="24"/>
          <w:szCs w:val="24"/>
        </w:rPr>
        <w:t>one</w:t>
      </w:r>
    </w:p>
    <w:p w:rsidR="0071083D" w:rsidRDefault="0071083D" w:rsidP="006926D7">
      <w:pPr>
        <w:pStyle w:val="ListParagraph"/>
        <w:rPr>
          <w:rFonts w:ascii="Book Antiqua" w:hAnsi="Book Antiqua"/>
          <w:sz w:val="24"/>
          <w:szCs w:val="24"/>
        </w:rPr>
      </w:pPr>
    </w:p>
    <w:p w:rsidR="0071083D" w:rsidRDefault="006C4375" w:rsidP="006926D7">
      <w:pPr>
        <w:pStyle w:val="ListParagraph"/>
        <w:rPr>
          <w:rFonts w:ascii="Book Antiqua" w:hAnsi="Book Antiqua"/>
          <w:sz w:val="24"/>
          <w:szCs w:val="24"/>
        </w:rPr>
      </w:pPr>
      <w:r>
        <w:rPr>
          <w:noProof/>
        </w:rPr>
        <w:drawing>
          <wp:inline distT="0" distB="0" distL="0" distR="0" wp14:anchorId="7E09A65F" wp14:editId="3DE81F3A">
            <wp:extent cx="5388078" cy="287694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3165" t="23840" r="23242" b="25258"/>
                    <a:stretch/>
                  </pic:blipFill>
                  <pic:spPr bwMode="auto">
                    <a:xfrm>
                      <a:off x="0" y="0"/>
                      <a:ext cx="5401718" cy="2884227"/>
                    </a:xfrm>
                    <a:prstGeom prst="rect">
                      <a:avLst/>
                    </a:prstGeom>
                    <a:ln>
                      <a:noFill/>
                    </a:ln>
                    <a:extLst>
                      <a:ext uri="{53640926-AAD7-44D8-BBD7-CCE9431645EC}">
                        <a14:shadowObscured xmlns:a14="http://schemas.microsoft.com/office/drawing/2010/main"/>
                      </a:ext>
                    </a:extLst>
                  </pic:spPr>
                </pic:pic>
              </a:graphicData>
            </a:graphic>
          </wp:inline>
        </w:drawing>
      </w:r>
    </w:p>
    <w:p w:rsidR="00026B2C" w:rsidRDefault="00026B2C" w:rsidP="006926D7">
      <w:pPr>
        <w:pStyle w:val="ListParagraph"/>
        <w:rPr>
          <w:rFonts w:ascii="Book Antiqua" w:hAnsi="Book Antiqua"/>
          <w:sz w:val="24"/>
          <w:szCs w:val="24"/>
        </w:rPr>
      </w:pPr>
    </w:p>
    <w:p w:rsidR="00026B2C" w:rsidRDefault="00026B2C" w:rsidP="006926D7">
      <w:pPr>
        <w:pStyle w:val="ListParagraph"/>
        <w:rPr>
          <w:rFonts w:ascii="Book Antiqua" w:hAnsi="Book Antiqua"/>
          <w:sz w:val="24"/>
          <w:szCs w:val="24"/>
        </w:rPr>
      </w:pPr>
    </w:p>
    <w:p w:rsidR="00026B2C" w:rsidRDefault="00026B2C" w:rsidP="006926D7">
      <w:pPr>
        <w:pStyle w:val="ListParagraph"/>
        <w:rPr>
          <w:rFonts w:ascii="Book Antiqua" w:hAnsi="Book Antiqua"/>
          <w:sz w:val="24"/>
          <w:szCs w:val="24"/>
        </w:rPr>
      </w:pPr>
    </w:p>
    <w:p w:rsidR="000A6E09" w:rsidRDefault="000A6E09" w:rsidP="006926D7">
      <w:pPr>
        <w:pStyle w:val="ListParagraph"/>
        <w:rPr>
          <w:rFonts w:ascii="Book Antiqua" w:hAnsi="Book Antiqua"/>
          <w:sz w:val="24"/>
          <w:szCs w:val="24"/>
        </w:rPr>
      </w:pPr>
    </w:p>
    <w:p w:rsidR="000A6E09" w:rsidRDefault="000A6E09" w:rsidP="006926D7">
      <w:pPr>
        <w:pStyle w:val="ListParagraph"/>
        <w:rPr>
          <w:rFonts w:ascii="Book Antiqua" w:hAnsi="Book Antiqua"/>
          <w:sz w:val="24"/>
          <w:szCs w:val="24"/>
        </w:rPr>
      </w:pPr>
    </w:p>
    <w:p w:rsidR="000A6E09" w:rsidRDefault="000A6E09" w:rsidP="006926D7">
      <w:pPr>
        <w:pStyle w:val="ListParagraph"/>
        <w:rPr>
          <w:rFonts w:ascii="Book Antiqua" w:hAnsi="Book Antiqua"/>
          <w:sz w:val="24"/>
          <w:szCs w:val="24"/>
        </w:rPr>
      </w:pPr>
    </w:p>
    <w:p w:rsidR="000A6E09" w:rsidRDefault="000A6E09" w:rsidP="006926D7">
      <w:pPr>
        <w:pStyle w:val="ListParagraph"/>
        <w:rPr>
          <w:rFonts w:ascii="Book Antiqua" w:hAnsi="Book Antiqua"/>
          <w:sz w:val="24"/>
          <w:szCs w:val="24"/>
        </w:rPr>
      </w:pPr>
    </w:p>
    <w:p w:rsidR="000A6E09" w:rsidRDefault="000A6E09" w:rsidP="006926D7">
      <w:pPr>
        <w:pStyle w:val="ListParagraph"/>
        <w:rPr>
          <w:rFonts w:ascii="Book Antiqua" w:hAnsi="Book Antiqua"/>
          <w:sz w:val="24"/>
          <w:szCs w:val="24"/>
        </w:rPr>
      </w:pPr>
    </w:p>
    <w:p w:rsidR="000A6E09" w:rsidRDefault="000A6E09" w:rsidP="006926D7">
      <w:pPr>
        <w:pStyle w:val="ListParagraph"/>
        <w:rPr>
          <w:rFonts w:ascii="Book Antiqua" w:hAnsi="Book Antiqua"/>
          <w:sz w:val="24"/>
          <w:szCs w:val="24"/>
        </w:rPr>
      </w:pPr>
    </w:p>
    <w:p w:rsidR="006926D7" w:rsidRDefault="006926D7" w:rsidP="006926D7">
      <w:pPr>
        <w:pStyle w:val="ListParagraph"/>
        <w:rPr>
          <w:rFonts w:ascii="Book Antiqua" w:hAnsi="Book Antiqua"/>
          <w:sz w:val="24"/>
          <w:szCs w:val="24"/>
        </w:rPr>
      </w:pPr>
      <w:r>
        <w:rPr>
          <w:rFonts w:ascii="Book Antiqua" w:hAnsi="Book Antiqua"/>
          <w:sz w:val="24"/>
          <w:szCs w:val="24"/>
        </w:rPr>
        <w:t xml:space="preserve">Second </w:t>
      </w:r>
      <w:r w:rsidR="007B65BB">
        <w:rPr>
          <w:rFonts w:ascii="Book Antiqua" w:hAnsi="Book Antiqua"/>
          <w:sz w:val="24"/>
          <w:szCs w:val="24"/>
        </w:rPr>
        <w:t>Connection name: connection-</w:t>
      </w:r>
      <w:r>
        <w:rPr>
          <w:rFonts w:ascii="Book Antiqua" w:hAnsi="Book Antiqua"/>
          <w:sz w:val="24"/>
          <w:szCs w:val="24"/>
        </w:rPr>
        <w:t>two</w:t>
      </w:r>
    </w:p>
    <w:p w:rsidR="00026B2C" w:rsidRDefault="00026B2C" w:rsidP="006926D7">
      <w:pPr>
        <w:pStyle w:val="ListParagraph"/>
        <w:rPr>
          <w:rFonts w:ascii="Book Antiqua" w:hAnsi="Book Antiqua"/>
          <w:sz w:val="24"/>
          <w:szCs w:val="24"/>
        </w:rPr>
      </w:pPr>
    </w:p>
    <w:p w:rsidR="00026B2C" w:rsidRDefault="006C4375" w:rsidP="006926D7">
      <w:pPr>
        <w:pStyle w:val="ListParagraph"/>
        <w:rPr>
          <w:rFonts w:ascii="Book Antiqua" w:hAnsi="Book Antiqua"/>
          <w:sz w:val="24"/>
          <w:szCs w:val="24"/>
        </w:rPr>
      </w:pPr>
      <w:r>
        <w:rPr>
          <w:noProof/>
        </w:rPr>
        <w:drawing>
          <wp:inline distT="0" distB="0" distL="0" distR="0" wp14:anchorId="6737C10A" wp14:editId="23356DD3">
            <wp:extent cx="5229225" cy="2823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2834" t="23546" r="23242" b="24670"/>
                    <a:stretch/>
                  </pic:blipFill>
                  <pic:spPr bwMode="auto">
                    <a:xfrm>
                      <a:off x="0" y="0"/>
                      <a:ext cx="5237093" cy="2827368"/>
                    </a:xfrm>
                    <a:prstGeom prst="rect">
                      <a:avLst/>
                    </a:prstGeom>
                    <a:ln>
                      <a:noFill/>
                    </a:ln>
                    <a:extLst>
                      <a:ext uri="{53640926-AAD7-44D8-BBD7-CCE9431645EC}">
                        <a14:shadowObscured xmlns:a14="http://schemas.microsoft.com/office/drawing/2010/main"/>
                      </a:ext>
                    </a:extLst>
                  </pic:spPr>
                </pic:pic>
              </a:graphicData>
            </a:graphic>
          </wp:inline>
        </w:drawing>
      </w:r>
    </w:p>
    <w:p w:rsidR="007B65BB" w:rsidRDefault="007B65BB" w:rsidP="006926D7">
      <w:pPr>
        <w:pStyle w:val="ListParagraph"/>
        <w:rPr>
          <w:rFonts w:ascii="Book Antiqua" w:hAnsi="Book Antiqua"/>
          <w:sz w:val="24"/>
          <w:szCs w:val="24"/>
        </w:rPr>
      </w:pPr>
    </w:p>
    <w:p w:rsidR="007B65BB" w:rsidRDefault="007B65BB" w:rsidP="007B65BB">
      <w:pPr>
        <w:pStyle w:val="ListParagraph"/>
        <w:numPr>
          <w:ilvl w:val="0"/>
          <w:numId w:val="1"/>
        </w:numPr>
        <w:rPr>
          <w:rFonts w:ascii="Book Antiqua" w:hAnsi="Book Antiqua"/>
          <w:sz w:val="24"/>
          <w:szCs w:val="24"/>
        </w:rPr>
      </w:pPr>
      <w:r w:rsidRPr="007B65BB">
        <w:rPr>
          <w:rFonts w:ascii="Book Antiqua" w:hAnsi="Book Antiqua"/>
          <w:sz w:val="24"/>
          <w:szCs w:val="24"/>
        </w:rPr>
        <w:t>Open the SQL worksheets of both the connections by right clicking the connections.</w:t>
      </w:r>
    </w:p>
    <w:p w:rsidR="007B65BB" w:rsidRDefault="007B65BB" w:rsidP="006926D7">
      <w:pPr>
        <w:pStyle w:val="ListParagraph"/>
        <w:rPr>
          <w:rFonts w:ascii="Book Antiqua" w:hAnsi="Book Antiqua"/>
          <w:sz w:val="24"/>
          <w:szCs w:val="24"/>
        </w:rPr>
      </w:pPr>
    </w:p>
    <w:p w:rsidR="007B65BB" w:rsidRDefault="006C4375" w:rsidP="006926D7">
      <w:pPr>
        <w:pStyle w:val="ListParagraph"/>
        <w:rPr>
          <w:rFonts w:ascii="Book Antiqua" w:hAnsi="Book Antiqua"/>
          <w:sz w:val="24"/>
          <w:szCs w:val="24"/>
        </w:rPr>
      </w:pPr>
      <w:r>
        <w:rPr>
          <w:noProof/>
        </w:rPr>
        <w:drawing>
          <wp:inline distT="0" distB="0" distL="0" distR="0" wp14:anchorId="0D90024F" wp14:editId="07CD4055">
            <wp:extent cx="4974390" cy="180735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2432" r="34470" b="63806"/>
                    <a:stretch/>
                  </pic:blipFill>
                  <pic:spPr bwMode="auto">
                    <a:xfrm>
                      <a:off x="0" y="0"/>
                      <a:ext cx="5015011" cy="1822112"/>
                    </a:xfrm>
                    <a:prstGeom prst="rect">
                      <a:avLst/>
                    </a:prstGeom>
                    <a:ln>
                      <a:noFill/>
                    </a:ln>
                    <a:extLst>
                      <a:ext uri="{53640926-AAD7-44D8-BBD7-CCE9431645EC}">
                        <a14:shadowObscured xmlns:a14="http://schemas.microsoft.com/office/drawing/2010/main"/>
                      </a:ext>
                    </a:extLst>
                  </pic:spPr>
                </pic:pic>
              </a:graphicData>
            </a:graphic>
          </wp:inline>
        </w:drawing>
      </w:r>
    </w:p>
    <w:p w:rsidR="007B65BB" w:rsidRDefault="007B65BB" w:rsidP="006926D7">
      <w:pPr>
        <w:pStyle w:val="ListParagraph"/>
        <w:rPr>
          <w:rFonts w:ascii="Book Antiqua" w:hAnsi="Book Antiqua"/>
          <w:sz w:val="24"/>
          <w:szCs w:val="24"/>
        </w:rPr>
      </w:pPr>
    </w:p>
    <w:p w:rsidR="007B65BB" w:rsidRDefault="007B65BB" w:rsidP="007B65BB">
      <w:pPr>
        <w:pStyle w:val="ListParagraph"/>
        <w:numPr>
          <w:ilvl w:val="0"/>
          <w:numId w:val="1"/>
        </w:numPr>
        <w:rPr>
          <w:rFonts w:ascii="Book Antiqua" w:hAnsi="Book Antiqua"/>
          <w:sz w:val="24"/>
          <w:szCs w:val="24"/>
        </w:rPr>
      </w:pPr>
      <w:r>
        <w:rPr>
          <w:rFonts w:ascii="Book Antiqua" w:hAnsi="Book Antiqua"/>
          <w:sz w:val="24"/>
          <w:szCs w:val="24"/>
        </w:rPr>
        <w:t xml:space="preserve">Open the </w:t>
      </w:r>
      <w:proofErr w:type="spellStart"/>
      <w:r>
        <w:rPr>
          <w:rFonts w:ascii="Book Antiqua" w:hAnsi="Book Antiqua"/>
          <w:sz w:val="24"/>
          <w:szCs w:val="24"/>
        </w:rPr>
        <w:t>Marks.sql</w:t>
      </w:r>
      <w:proofErr w:type="spellEnd"/>
      <w:r>
        <w:rPr>
          <w:rFonts w:ascii="Book Antiqua" w:hAnsi="Book Antiqua"/>
          <w:sz w:val="24"/>
          <w:szCs w:val="24"/>
        </w:rPr>
        <w:t xml:space="preserve"> file </w:t>
      </w:r>
      <w:r w:rsidRPr="007B65BB">
        <w:rPr>
          <w:rFonts w:ascii="Book Antiqua" w:hAnsi="Book Antiqua"/>
          <w:sz w:val="24"/>
          <w:szCs w:val="24"/>
        </w:rPr>
        <w:t>provided below and run the file</w:t>
      </w:r>
      <w:r w:rsidR="003F77C6">
        <w:rPr>
          <w:rFonts w:ascii="Book Antiqua" w:hAnsi="Book Antiqua"/>
          <w:sz w:val="24"/>
          <w:szCs w:val="24"/>
        </w:rPr>
        <w:t xml:space="preserve"> line by line</w:t>
      </w:r>
      <w:r w:rsidRPr="007B65BB">
        <w:rPr>
          <w:rFonts w:ascii="Book Antiqua" w:hAnsi="Book Antiqua"/>
          <w:sz w:val="24"/>
          <w:szCs w:val="24"/>
        </w:rPr>
        <w:t>. Select any of the two connections that we created while running the script file.</w:t>
      </w:r>
    </w:p>
    <w:p w:rsidR="003F77C6" w:rsidRDefault="003F77C6" w:rsidP="003F77C6">
      <w:pPr>
        <w:pStyle w:val="ListParagraph"/>
        <w:rPr>
          <w:rFonts w:ascii="Book Antiqua" w:hAnsi="Book Antiqua"/>
          <w:sz w:val="24"/>
          <w:szCs w:val="24"/>
        </w:rPr>
      </w:pPr>
    </w:p>
    <w:p w:rsidR="003F77C6" w:rsidRDefault="003F77C6" w:rsidP="003F77C6">
      <w:pPr>
        <w:pStyle w:val="ListParagraph"/>
        <w:rPr>
          <w:rFonts w:ascii="Book Antiqua" w:hAnsi="Book Antiqua"/>
          <w:b/>
          <w:sz w:val="24"/>
          <w:szCs w:val="24"/>
          <w:u w:val="single"/>
        </w:rPr>
      </w:pPr>
      <w:r w:rsidRPr="003F77C6">
        <w:rPr>
          <w:rFonts w:ascii="Book Antiqua" w:hAnsi="Book Antiqua"/>
          <w:b/>
          <w:sz w:val="24"/>
          <w:szCs w:val="24"/>
          <w:u w:val="single"/>
        </w:rPr>
        <w:t>SQL file:</w:t>
      </w:r>
    </w:p>
    <w:p w:rsidR="003F77C6" w:rsidRDefault="003F77C6" w:rsidP="003F77C6">
      <w:pPr>
        <w:pStyle w:val="ListParagraph"/>
        <w:rPr>
          <w:rFonts w:ascii="Book Antiqua" w:hAnsi="Book Antiqua"/>
          <w:b/>
          <w:sz w:val="24"/>
          <w:szCs w:val="24"/>
          <w:u w:val="single"/>
        </w:rPr>
      </w:pPr>
    </w:p>
    <w:p w:rsidR="003F77C6" w:rsidRDefault="003F77C6" w:rsidP="003F77C6">
      <w:pPr>
        <w:pStyle w:val="ListParagraph"/>
        <w:rPr>
          <w:rFonts w:ascii="Book Antiqua" w:hAnsi="Book Antiqua"/>
          <w:sz w:val="24"/>
          <w:szCs w:val="24"/>
        </w:rPr>
      </w:pPr>
      <w:r w:rsidRPr="003F77C6">
        <w:rPr>
          <w:rFonts w:ascii="Book Antiqua" w:hAnsi="Book Antiqua"/>
          <w:sz w:val="24"/>
          <w:szCs w:val="24"/>
        </w:rPr>
        <w:object w:dxaOrig="1534" w:dyaOrig="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9" o:title=""/>
          </v:shape>
          <o:OLEObject Type="Embed" ProgID="Package" ShapeID="_x0000_i1025" DrawAspect="Icon" ObjectID="_1644004733" r:id="rId10"/>
        </w:object>
      </w:r>
    </w:p>
    <w:p w:rsidR="00743BCA" w:rsidRDefault="00743BCA" w:rsidP="003F77C6">
      <w:pPr>
        <w:pStyle w:val="ListParagraph"/>
        <w:rPr>
          <w:rFonts w:ascii="Book Antiqua" w:hAnsi="Book Antiqua"/>
          <w:sz w:val="24"/>
          <w:szCs w:val="24"/>
        </w:rPr>
      </w:pPr>
    </w:p>
    <w:p w:rsidR="00743BCA" w:rsidRPr="003F77C6" w:rsidRDefault="00743BCA" w:rsidP="003F77C6">
      <w:pPr>
        <w:pStyle w:val="ListParagraph"/>
        <w:rPr>
          <w:rFonts w:ascii="Book Antiqua" w:hAnsi="Book Antiqua"/>
          <w:sz w:val="24"/>
          <w:szCs w:val="24"/>
        </w:rPr>
      </w:pPr>
    </w:p>
    <w:p w:rsidR="003F77C6" w:rsidRDefault="003F77C6" w:rsidP="003F77C6">
      <w:pPr>
        <w:pStyle w:val="ListParagraph"/>
        <w:rPr>
          <w:rFonts w:ascii="Book Antiqua" w:hAnsi="Book Antiqua"/>
          <w:sz w:val="24"/>
          <w:szCs w:val="24"/>
        </w:rPr>
      </w:pPr>
      <w:r w:rsidRPr="003F77C6">
        <w:rPr>
          <w:rFonts w:ascii="Book Antiqua" w:hAnsi="Book Antiqua"/>
          <w:sz w:val="24"/>
          <w:szCs w:val="24"/>
        </w:rPr>
        <w:lastRenderedPageBreak/>
        <w:t>Th</w:t>
      </w:r>
      <w:r>
        <w:rPr>
          <w:rFonts w:ascii="Book Antiqua" w:hAnsi="Book Antiqua"/>
          <w:sz w:val="24"/>
          <w:szCs w:val="24"/>
        </w:rPr>
        <w:t>is process results as the following screen.</w:t>
      </w:r>
    </w:p>
    <w:p w:rsidR="0028214B" w:rsidRPr="003F77C6" w:rsidRDefault="0028214B" w:rsidP="003F77C6">
      <w:pPr>
        <w:pStyle w:val="ListParagraph"/>
        <w:rPr>
          <w:rFonts w:ascii="Book Antiqua" w:hAnsi="Book Antiqua"/>
          <w:sz w:val="24"/>
          <w:szCs w:val="24"/>
        </w:rPr>
      </w:pPr>
    </w:p>
    <w:p w:rsidR="003F77C6" w:rsidRDefault="0028214B" w:rsidP="003F77C6">
      <w:pPr>
        <w:pStyle w:val="ListParagraph"/>
        <w:rPr>
          <w:rFonts w:ascii="Book Antiqua" w:hAnsi="Book Antiqua"/>
          <w:b/>
          <w:sz w:val="24"/>
          <w:szCs w:val="24"/>
          <w:u w:val="single"/>
        </w:rPr>
      </w:pPr>
      <w:r>
        <w:rPr>
          <w:noProof/>
        </w:rPr>
        <w:drawing>
          <wp:inline distT="0" distB="0" distL="0" distR="0" wp14:anchorId="3BF7F63C" wp14:editId="4EDC491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EA14FC" w:rsidRPr="00EA14FC" w:rsidRDefault="00EA14FC" w:rsidP="003F77C6">
      <w:pPr>
        <w:pStyle w:val="ListParagraph"/>
        <w:rPr>
          <w:rFonts w:ascii="Book Antiqua" w:hAnsi="Book Antiqua"/>
          <w:sz w:val="24"/>
          <w:szCs w:val="24"/>
        </w:rPr>
      </w:pPr>
    </w:p>
    <w:p w:rsidR="00EA14FC" w:rsidRDefault="00EA14FC" w:rsidP="00EA14FC">
      <w:pPr>
        <w:pStyle w:val="ListParagraph"/>
        <w:numPr>
          <w:ilvl w:val="0"/>
          <w:numId w:val="1"/>
        </w:numPr>
        <w:rPr>
          <w:rFonts w:ascii="Book Antiqua" w:hAnsi="Book Antiqua"/>
          <w:sz w:val="24"/>
          <w:szCs w:val="24"/>
        </w:rPr>
      </w:pPr>
      <w:r w:rsidRPr="00EA14FC">
        <w:rPr>
          <w:rFonts w:ascii="Book Antiqua" w:hAnsi="Book Antiqua"/>
          <w:sz w:val="24"/>
          <w:szCs w:val="24"/>
        </w:rPr>
        <w:t>After running the script, you should observe same tables created in both the connections.</w:t>
      </w:r>
    </w:p>
    <w:p w:rsidR="0028214B" w:rsidRDefault="0028214B" w:rsidP="0028214B">
      <w:pPr>
        <w:pStyle w:val="ListParagraph"/>
        <w:rPr>
          <w:rFonts w:ascii="Book Antiqua" w:hAnsi="Book Antiqua"/>
          <w:sz w:val="24"/>
          <w:szCs w:val="24"/>
        </w:rPr>
      </w:pPr>
    </w:p>
    <w:p w:rsidR="0028214B" w:rsidRDefault="0028214B" w:rsidP="0028214B">
      <w:pPr>
        <w:pStyle w:val="ListParagraph"/>
        <w:rPr>
          <w:rFonts w:ascii="Book Antiqua" w:hAnsi="Book Antiqua"/>
          <w:sz w:val="24"/>
          <w:szCs w:val="24"/>
        </w:rPr>
      </w:pPr>
      <w:r>
        <w:rPr>
          <w:noProof/>
        </w:rPr>
        <w:drawing>
          <wp:inline distT="0" distB="0" distL="0" distR="0" wp14:anchorId="6132ED2F" wp14:editId="13651222">
            <wp:extent cx="2084070" cy="1425678"/>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96" r="83788" b="60558"/>
                    <a:stretch/>
                  </pic:blipFill>
                  <pic:spPr bwMode="auto">
                    <a:xfrm>
                      <a:off x="0" y="0"/>
                      <a:ext cx="2096128" cy="1433927"/>
                    </a:xfrm>
                    <a:prstGeom prst="rect">
                      <a:avLst/>
                    </a:prstGeom>
                    <a:ln>
                      <a:noFill/>
                    </a:ln>
                    <a:extLst>
                      <a:ext uri="{53640926-AAD7-44D8-BBD7-CCE9431645EC}">
                        <a14:shadowObscured xmlns:a14="http://schemas.microsoft.com/office/drawing/2010/main"/>
                      </a:ext>
                    </a:extLst>
                  </pic:spPr>
                </pic:pic>
              </a:graphicData>
            </a:graphic>
          </wp:inline>
        </w:drawing>
      </w:r>
      <w:r>
        <w:rPr>
          <w:rFonts w:ascii="Book Antiqua" w:hAnsi="Book Antiqua"/>
          <w:sz w:val="24"/>
          <w:szCs w:val="24"/>
        </w:rPr>
        <w:t xml:space="preserve">                      </w:t>
      </w:r>
      <w:r>
        <w:rPr>
          <w:noProof/>
        </w:rPr>
        <w:drawing>
          <wp:inline distT="0" distB="0" distL="0" distR="0" wp14:anchorId="6D08B06D" wp14:editId="1B1F2D62">
            <wp:extent cx="2133600" cy="1455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79653" b="63208"/>
                    <a:stretch/>
                  </pic:blipFill>
                  <pic:spPr bwMode="auto">
                    <a:xfrm>
                      <a:off x="0" y="0"/>
                      <a:ext cx="2144337" cy="1462498"/>
                    </a:xfrm>
                    <a:prstGeom prst="rect">
                      <a:avLst/>
                    </a:prstGeom>
                    <a:ln>
                      <a:noFill/>
                    </a:ln>
                    <a:extLst>
                      <a:ext uri="{53640926-AAD7-44D8-BBD7-CCE9431645EC}">
                        <a14:shadowObscured xmlns:a14="http://schemas.microsoft.com/office/drawing/2010/main"/>
                      </a:ext>
                    </a:extLst>
                  </pic:spPr>
                </pic:pic>
              </a:graphicData>
            </a:graphic>
          </wp:inline>
        </w:drawing>
      </w:r>
    </w:p>
    <w:p w:rsidR="0028214B" w:rsidRDefault="0028214B" w:rsidP="0028214B">
      <w:pPr>
        <w:pStyle w:val="ListParagraph"/>
        <w:rPr>
          <w:rFonts w:ascii="Book Antiqua" w:hAnsi="Book Antiqua"/>
          <w:sz w:val="24"/>
          <w:szCs w:val="24"/>
        </w:rPr>
      </w:pPr>
    </w:p>
    <w:p w:rsidR="00EA14FC" w:rsidRDefault="00EA14FC" w:rsidP="00EA14FC">
      <w:pPr>
        <w:pStyle w:val="ListParagraph"/>
        <w:numPr>
          <w:ilvl w:val="0"/>
          <w:numId w:val="1"/>
        </w:numPr>
        <w:rPr>
          <w:rFonts w:ascii="Book Antiqua" w:hAnsi="Book Antiqua"/>
          <w:sz w:val="24"/>
          <w:szCs w:val="24"/>
        </w:rPr>
      </w:pPr>
      <w:r w:rsidRPr="00EA14FC">
        <w:rPr>
          <w:rFonts w:ascii="Book Antiqua" w:hAnsi="Book Antiqua"/>
          <w:sz w:val="24"/>
          <w:szCs w:val="24"/>
        </w:rPr>
        <w:t xml:space="preserve">Now let us test by executing concurrent transactions on the same database from the two connections that we have created. We will update the </w:t>
      </w:r>
      <w:r>
        <w:rPr>
          <w:rFonts w:ascii="Book Antiqua" w:hAnsi="Book Antiqua"/>
          <w:sz w:val="24"/>
          <w:szCs w:val="24"/>
        </w:rPr>
        <w:t xml:space="preserve">marks of student with STUDENT_ID </w:t>
      </w:r>
      <w:proofErr w:type="gramStart"/>
      <w:r w:rsidRPr="002034C4">
        <w:rPr>
          <w:rFonts w:ascii="Book Antiqua" w:hAnsi="Book Antiqua"/>
          <w:b/>
          <w:sz w:val="24"/>
          <w:szCs w:val="24"/>
        </w:rPr>
        <w:t>‘100555‘</w:t>
      </w:r>
      <w:r w:rsidR="002034C4">
        <w:rPr>
          <w:rFonts w:ascii="Book Antiqua" w:hAnsi="Book Antiqua"/>
          <w:sz w:val="24"/>
          <w:szCs w:val="24"/>
        </w:rPr>
        <w:t xml:space="preserve"> </w:t>
      </w:r>
      <w:r w:rsidR="00BC370A">
        <w:rPr>
          <w:rFonts w:ascii="Book Antiqua" w:hAnsi="Book Antiqua"/>
          <w:sz w:val="24"/>
          <w:szCs w:val="24"/>
        </w:rPr>
        <w:t>in</w:t>
      </w:r>
      <w:proofErr w:type="gramEnd"/>
      <w:r w:rsidR="00BC370A">
        <w:rPr>
          <w:rFonts w:ascii="Book Antiqua" w:hAnsi="Book Antiqua"/>
          <w:sz w:val="24"/>
          <w:szCs w:val="24"/>
        </w:rPr>
        <w:t xml:space="preserve"> subject </w:t>
      </w:r>
      <w:r w:rsidR="000214F7">
        <w:rPr>
          <w:rFonts w:ascii="Book Antiqua" w:hAnsi="Book Antiqua"/>
          <w:sz w:val="24"/>
          <w:szCs w:val="24"/>
        </w:rPr>
        <w:t xml:space="preserve">with SUBJECT_ID </w:t>
      </w:r>
      <w:r w:rsidR="000214F7" w:rsidRPr="000214F7">
        <w:rPr>
          <w:rFonts w:ascii="Book Antiqua" w:hAnsi="Book Antiqua"/>
          <w:b/>
          <w:sz w:val="24"/>
          <w:szCs w:val="24"/>
        </w:rPr>
        <w:t>‘4455’</w:t>
      </w:r>
      <w:r w:rsidR="000214F7">
        <w:rPr>
          <w:rFonts w:ascii="Book Antiqua" w:hAnsi="Book Antiqua"/>
          <w:sz w:val="24"/>
          <w:szCs w:val="24"/>
        </w:rPr>
        <w:t xml:space="preserve"> </w:t>
      </w:r>
      <w:r w:rsidRPr="00EA14FC">
        <w:rPr>
          <w:rFonts w:ascii="Book Antiqua" w:hAnsi="Book Antiqua"/>
          <w:sz w:val="24"/>
          <w:szCs w:val="24"/>
        </w:rPr>
        <w:t>in both the connections.</w:t>
      </w:r>
    </w:p>
    <w:p w:rsidR="002034C4" w:rsidRDefault="002034C4" w:rsidP="002034C4">
      <w:pPr>
        <w:pStyle w:val="ListParagraph"/>
        <w:rPr>
          <w:rFonts w:ascii="Book Antiqua" w:hAnsi="Book Antiqua"/>
          <w:sz w:val="24"/>
          <w:szCs w:val="24"/>
        </w:rPr>
      </w:pPr>
    </w:p>
    <w:p w:rsidR="002034C4" w:rsidRDefault="002034C4" w:rsidP="002034C4">
      <w:pPr>
        <w:pStyle w:val="ListParagraph"/>
        <w:rPr>
          <w:rFonts w:ascii="Book Antiqua" w:hAnsi="Book Antiqua"/>
          <w:sz w:val="24"/>
          <w:szCs w:val="24"/>
        </w:rPr>
      </w:pPr>
      <w:r w:rsidRPr="002034C4">
        <w:rPr>
          <w:rFonts w:ascii="Book Antiqua" w:hAnsi="Book Antiqua"/>
          <w:sz w:val="24"/>
          <w:szCs w:val="24"/>
        </w:rPr>
        <w:t>In the first connection run the below queries in the order specified:</w:t>
      </w:r>
    </w:p>
    <w:p w:rsidR="00BD0DD7" w:rsidRDefault="00BD0DD7" w:rsidP="002034C4">
      <w:pPr>
        <w:pStyle w:val="ListParagraph"/>
        <w:rPr>
          <w:rFonts w:ascii="Book Antiqua" w:hAnsi="Book Antiqua"/>
          <w:sz w:val="24"/>
          <w:szCs w:val="24"/>
        </w:rPr>
      </w:pPr>
    </w:p>
    <w:p w:rsidR="002034C4" w:rsidRDefault="002034C4" w:rsidP="002034C4">
      <w:pPr>
        <w:pStyle w:val="ListParagraph"/>
        <w:numPr>
          <w:ilvl w:val="0"/>
          <w:numId w:val="2"/>
        </w:numPr>
        <w:rPr>
          <w:rFonts w:ascii="Book Antiqua" w:hAnsi="Book Antiqua"/>
          <w:sz w:val="24"/>
          <w:szCs w:val="24"/>
        </w:rPr>
      </w:pPr>
      <w:r w:rsidRPr="002034C4">
        <w:rPr>
          <w:rFonts w:ascii="Book Antiqua" w:hAnsi="Book Antiqua"/>
          <w:sz w:val="24"/>
          <w:szCs w:val="24"/>
        </w:rPr>
        <w:t xml:space="preserve">select * from </w:t>
      </w:r>
      <w:r>
        <w:rPr>
          <w:rFonts w:ascii="Book Antiqua" w:hAnsi="Book Antiqua"/>
          <w:sz w:val="24"/>
          <w:szCs w:val="24"/>
        </w:rPr>
        <w:t>marks</w:t>
      </w:r>
      <w:r w:rsidRPr="002034C4">
        <w:rPr>
          <w:rFonts w:ascii="Book Antiqua" w:hAnsi="Book Antiqua"/>
          <w:sz w:val="24"/>
          <w:szCs w:val="24"/>
        </w:rPr>
        <w:t>;</w:t>
      </w:r>
    </w:p>
    <w:p w:rsidR="00EA14FC" w:rsidRDefault="00C23AC2" w:rsidP="00EA14FC">
      <w:pPr>
        <w:rPr>
          <w:rFonts w:ascii="Book Antiqua" w:hAnsi="Book Antiqua"/>
          <w:sz w:val="24"/>
          <w:szCs w:val="24"/>
        </w:rPr>
      </w:pPr>
      <w:r>
        <w:rPr>
          <w:noProof/>
        </w:rPr>
        <w:lastRenderedPageBreak/>
        <w:drawing>
          <wp:inline distT="0" distB="0" distL="0" distR="0" wp14:anchorId="4EDD8332" wp14:editId="188ED49C">
            <wp:extent cx="5978013" cy="3341254"/>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50372"/>
                    <a:stretch/>
                  </pic:blipFill>
                  <pic:spPr bwMode="auto">
                    <a:xfrm>
                      <a:off x="0" y="0"/>
                      <a:ext cx="6001483" cy="3354372"/>
                    </a:xfrm>
                    <a:prstGeom prst="rect">
                      <a:avLst/>
                    </a:prstGeom>
                    <a:ln>
                      <a:noFill/>
                    </a:ln>
                    <a:extLst>
                      <a:ext uri="{53640926-AAD7-44D8-BBD7-CCE9431645EC}">
                        <a14:shadowObscured xmlns:a14="http://schemas.microsoft.com/office/drawing/2010/main"/>
                      </a:ext>
                    </a:extLst>
                  </pic:spPr>
                </pic:pic>
              </a:graphicData>
            </a:graphic>
          </wp:inline>
        </w:drawing>
      </w:r>
    </w:p>
    <w:p w:rsidR="00553E97" w:rsidRDefault="00553E97" w:rsidP="00553E97">
      <w:pPr>
        <w:pStyle w:val="ListParagraph"/>
        <w:numPr>
          <w:ilvl w:val="0"/>
          <w:numId w:val="2"/>
        </w:numPr>
        <w:rPr>
          <w:rFonts w:ascii="Book Antiqua" w:hAnsi="Book Antiqua"/>
          <w:sz w:val="24"/>
          <w:szCs w:val="24"/>
        </w:rPr>
      </w:pPr>
      <w:r>
        <w:rPr>
          <w:rFonts w:ascii="Book Antiqua" w:hAnsi="Book Antiqua"/>
          <w:sz w:val="24"/>
          <w:szCs w:val="24"/>
        </w:rPr>
        <w:t xml:space="preserve">Now update the marks to 100 </w:t>
      </w:r>
      <w:r w:rsidRPr="00553E97">
        <w:rPr>
          <w:rFonts w:ascii="Book Antiqua" w:hAnsi="Book Antiqua"/>
          <w:sz w:val="24"/>
          <w:szCs w:val="24"/>
        </w:rPr>
        <w:t>and check the description:</w:t>
      </w:r>
    </w:p>
    <w:p w:rsidR="00553E97" w:rsidRDefault="0084745D" w:rsidP="00553E97">
      <w:pPr>
        <w:pStyle w:val="ListParagraph"/>
        <w:ind w:left="1080"/>
        <w:rPr>
          <w:rFonts w:ascii="Book Antiqua" w:hAnsi="Book Antiqua"/>
          <w:sz w:val="24"/>
          <w:szCs w:val="24"/>
        </w:rPr>
      </w:pPr>
      <w:r>
        <w:rPr>
          <w:rFonts w:ascii="Book Antiqua" w:hAnsi="Book Antiqua"/>
          <w:sz w:val="24"/>
          <w:szCs w:val="24"/>
        </w:rPr>
        <w:t>Use the below query to change it.</w:t>
      </w:r>
    </w:p>
    <w:p w:rsidR="00553E97" w:rsidRDefault="00C23AC2" w:rsidP="00553E97">
      <w:pPr>
        <w:rPr>
          <w:rFonts w:ascii="Book Antiqua" w:hAnsi="Book Antiqua"/>
          <w:sz w:val="24"/>
          <w:szCs w:val="24"/>
        </w:rPr>
      </w:pPr>
      <w:proofErr w:type="gramStart"/>
      <w:r>
        <w:rPr>
          <w:rFonts w:ascii="Book Antiqua" w:hAnsi="Book Antiqua"/>
          <w:sz w:val="24"/>
          <w:szCs w:val="24"/>
        </w:rPr>
        <w:t>update</w:t>
      </w:r>
      <w:proofErr w:type="gramEnd"/>
      <w:r>
        <w:rPr>
          <w:rFonts w:ascii="Book Antiqua" w:hAnsi="Book Antiqua"/>
          <w:sz w:val="24"/>
          <w:szCs w:val="24"/>
        </w:rPr>
        <w:t xml:space="preserve"> marks set marks=100</w:t>
      </w:r>
      <w:r w:rsidR="00553E97" w:rsidRPr="00553E97">
        <w:rPr>
          <w:rFonts w:ascii="Book Antiqua" w:hAnsi="Book Antiqua"/>
          <w:sz w:val="24"/>
          <w:szCs w:val="24"/>
        </w:rPr>
        <w:t xml:space="preserve"> where STUDENT_ID = 100555 and COURSE_ID = 4455;</w:t>
      </w:r>
      <w:r w:rsidR="00D175F5">
        <w:rPr>
          <w:rFonts w:ascii="Book Antiqua" w:hAnsi="Book Antiqua"/>
          <w:sz w:val="24"/>
          <w:szCs w:val="24"/>
        </w:rPr>
        <w:t xml:space="preserve"> and check the data once again.</w:t>
      </w:r>
    </w:p>
    <w:p w:rsidR="00F36594" w:rsidRDefault="007E39DB" w:rsidP="00553E97">
      <w:pPr>
        <w:rPr>
          <w:rFonts w:ascii="Book Antiqua" w:hAnsi="Book Antiqua"/>
          <w:sz w:val="24"/>
          <w:szCs w:val="24"/>
        </w:rPr>
      </w:pPr>
      <w:r>
        <w:rPr>
          <w:noProof/>
        </w:rPr>
        <w:drawing>
          <wp:inline distT="0" distB="0" distL="0" distR="0" wp14:anchorId="3FF595E9" wp14:editId="4090FF14">
            <wp:extent cx="6027174" cy="334109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33499"/>
                    <a:stretch/>
                  </pic:blipFill>
                  <pic:spPr bwMode="auto">
                    <a:xfrm>
                      <a:off x="0" y="0"/>
                      <a:ext cx="6041928" cy="3349272"/>
                    </a:xfrm>
                    <a:prstGeom prst="rect">
                      <a:avLst/>
                    </a:prstGeom>
                    <a:ln>
                      <a:noFill/>
                    </a:ln>
                    <a:extLst>
                      <a:ext uri="{53640926-AAD7-44D8-BBD7-CCE9431645EC}">
                        <a14:shadowObscured xmlns:a14="http://schemas.microsoft.com/office/drawing/2010/main"/>
                      </a:ext>
                    </a:extLst>
                  </pic:spPr>
                </pic:pic>
              </a:graphicData>
            </a:graphic>
          </wp:inline>
        </w:drawing>
      </w:r>
    </w:p>
    <w:p w:rsidR="006C4375" w:rsidRDefault="006C4375" w:rsidP="00553E97">
      <w:pPr>
        <w:rPr>
          <w:rFonts w:ascii="Book Antiqua" w:hAnsi="Book Antiqua"/>
          <w:sz w:val="24"/>
          <w:szCs w:val="24"/>
        </w:rPr>
      </w:pPr>
    </w:p>
    <w:p w:rsidR="006C4375" w:rsidRDefault="006C4375" w:rsidP="006C4375">
      <w:pPr>
        <w:pStyle w:val="ListParagraph"/>
        <w:numPr>
          <w:ilvl w:val="0"/>
          <w:numId w:val="1"/>
        </w:numPr>
        <w:rPr>
          <w:rFonts w:ascii="Book Antiqua" w:hAnsi="Book Antiqua"/>
          <w:sz w:val="24"/>
          <w:szCs w:val="24"/>
        </w:rPr>
      </w:pPr>
      <w:r w:rsidRPr="006C4375">
        <w:rPr>
          <w:rFonts w:ascii="Book Antiqua" w:hAnsi="Book Antiqua"/>
          <w:sz w:val="24"/>
          <w:szCs w:val="24"/>
        </w:rPr>
        <w:lastRenderedPageBreak/>
        <w:t>In the second connection run the below queries in the order specified:</w:t>
      </w:r>
    </w:p>
    <w:p w:rsidR="006C4375" w:rsidRDefault="006C4375" w:rsidP="006C4375">
      <w:pPr>
        <w:pStyle w:val="ListParagraph"/>
        <w:numPr>
          <w:ilvl w:val="0"/>
          <w:numId w:val="3"/>
        </w:numPr>
        <w:rPr>
          <w:rFonts w:ascii="Book Antiqua" w:hAnsi="Book Antiqua"/>
          <w:sz w:val="24"/>
          <w:szCs w:val="24"/>
        </w:rPr>
      </w:pPr>
      <w:r>
        <w:rPr>
          <w:rFonts w:ascii="Book Antiqua" w:hAnsi="Book Antiqua"/>
          <w:sz w:val="24"/>
          <w:szCs w:val="24"/>
        </w:rPr>
        <w:t>Select * from marks;</w:t>
      </w:r>
    </w:p>
    <w:p w:rsidR="003C3779" w:rsidRDefault="007E39DB" w:rsidP="003C3779">
      <w:pPr>
        <w:rPr>
          <w:rFonts w:ascii="Book Antiqua" w:hAnsi="Book Antiqua"/>
          <w:sz w:val="24"/>
          <w:szCs w:val="24"/>
        </w:rPr>
      </w:pPr>
      <w:r>
        <w:rPr>
          <w:noProof/>
        </w:rPr>
        <w:drawing>
          <wp:inline distT="0" distB="0" distL="0" distR="0" wp14:anchorId="54C2B739" wp14:editId="5E385C49">
            <wp:extent cx="5909187" cy="334119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41439"/>
                    <a:stretch/>
                  </pic:blipFill>
                  <pic:spPr bwMode="auto">
                    <a:xfrm>
                      <a:off x="0" y="0"/>
                      <a:ext cx="5924100" cy="3349625"/>
                    </a:xfrm>
                    <a:prstGeom prst="rect">
                      <a:avLst/>
                    </a:prstGeom>
                    <a:ln>
                      <a:noFill/>
                    </a:ln>
                    <a:extLst>
                      <a:ext uri="{53640926-AAD7-44D8-BBD7-CCE9431645EC}">
                        <a14:shadowObscured xmlns:a14="http://schemas.microsoft.com/office/drawing/2010/main"/>
                      </a:ext>
                    </a:extLst>
                  </pic:spPr>
                </pic:pic>
              </a:graphicData>
            </a:graphic>
          </wp:inline>
        </w:drawing>
      </w:r>
    </w:p>
    <w:p w:rsidR="00C23AC2" w:rsidRPr="003C3779" w:rsidRDefault="00C23AC2" w:rsidP="003C3779">
      <w:pPr>
        <w:rPr>
          <w:rFonts w:ascii="Book Antiqua" w:hAnsi="Book Antiqua"/>
          <w:sz w:val="24"/>
          <w:szCs w:val="24"/>
        </w:rPr>
      </w:pPr>
      <w:r w:rsidRPr="00C23AC2">
        <w:rPr>
          <w:rFonts w:ascii="Book Antiqua" w:hAnsi="Book Antiqua"/>
          <w:sz w:val="24"/>
          <w:szCs w:val="24"/>
        </w:rPr>
        <w:t xml:space="preserve">Here you can observe that the </w:t>
      </w:r>
      <w:r w:rsidR="007309DB">
        <w:rPr>
          <w:rFonts w:ascii="Book Antiqua" w:hAnsi="Book Antiqua"/>
          <w:sz w:val="24"/>
          <w:szCs w:val="24"/>
        </w:rPr>
        <w:t>mark</w:t>
      </w:r>
      <w:r w:rsidRPr="00C23AC2">
        <w:rPr>
          <w:rFonts w:ascii="Book Antiqua" w:hAnsi="Book Antiqua"/>
          <w:sz w:val="24"/>
          <w:szCs w:val="24"/>
        </w:rPr>
        <w:t xml:space="preserve"> </w:t>
      </w:r>
      <w:r>
        <w:rPr>
          <w:rFonts w:ascii="Book Antiqua" w:hAnsi="Book Antiqua"/>
          <w:sz w:val="24"/>
          <w:szCs w:val="24"/>
        </w:rPr>
        <w:t xml:space="preserve">is still </w:t>
      </w:r>
      <w:r w:rsidR="007E39DB">
        <w:rPr>
          <w:rFonts w:ascii="Book Antiqua" w:hAnsi="Book Antiqua"/>
          <w:sz w:val="24"/>
          <w:szCs w:val="24"/>
        </w:rPr>
        <w:t>95</w:t>
      </w:r>
      <w:r>
        <w:rPr>
          <w:rFonts w:ascii="Book Antiqua" w:hAnsi="Book Antiqua"/>
          <w:sz w:val="24"/>
          <w:szCs w:val="24"/>
        </w:rPr>
        <w:t>.</w:t>
      </w:r>
    </w:p>
    <w:p w:rsidR="006C4375" w:rsidRDefault="0038397B" w:rsidP="0038397B">
      <w:pPr>
        <w:rPr>
          <w:rFonts w:ascii="Book Antiqua" w:hAnsi="Book Antiqua"/>
          <w:b/>
          <w:sz w:val="28"/>
          <w:szCs w:val="24"/>
          <w:u w:val="single"/>
        </w:rPr>
      </w:pPr>
      <w:r w:rsidRPr="0038397B">
        <w:rPr>
          <w:rFonts w:ascii="Book Antiqua" w:hAnsi="Book Antiqua"/>
          <w:b/>
          <w:sz w:val="28"/>
          <w:szCs w:val="24"/>
          <w:u w:val="single"/>
        </w:rPr>
        <w:t>Answer the below questions:</w:t>
      </w:r>
    </w:p>
    <w:p w:rsidR="0038397B" w:rsidRDefault="0038397B" w:rsidP="0038397B">
      <w:pPr>
        <w:pStyle w:val="ListParagraph"/>
        <w:numPr>
          <w:ilvl w:val="0"/>
          <w:numId w:val="4"/>
        </w:numPr>
        <w:rPr>
          <w:rFonts w:ascii="Book Antiqua" w:hAnsi="Book Antiqua"/>
          <w:sz w:val="24"/>
          <w:szCs w:val="24"/>
        </w:rPr>
      </w:pPr>
      <w:r w:rsidRPr="0038397B">
        <w:rPr>
          <w:rFonts w:ascii="Book Antiqua" w:hAnsi="Book Antiqua"/>
          <w:sz w:val="24"/>
          <w:szCs w:val="24"/>
        </w:rPr>
        <w:t xml:space="preserve">Why the </w:t>
      </w:r>
      <w:r>
        <w:rPr>
          <w:rFonts w:ascii="Book Antiqua" w:hAnsi="Book Antiqua"/>
          <w:sz w:val="24"/>
          <w:szCs w:val="24"/>
        </w:rPr>
        <w:t>marks</w:t>
      </w:r>
      <w:r w:rsidRPr="0038397B">
        <w:rPr>
          <w:rFonts w:ascii="Book Antiqua" w:hAnsi="Book Antiqua"/>
          <w:sz w:val="24"/>
          <w:szCs w:val="24"/>
        </w:rPr>
        <w:t xml:space="preserve"> is still </w:t>
      </w:r>
      <w:r>
        <w:rPr>
          <w:rFonts w:ascii="Book Antiqua" w:hAnsi="Book Antiqua"/>
          <w:sz w:val="24"/>
          <w:szCs w:val="24"/>
        </w:rPr>
        <w:t>95</w:t>
      </w:r>
      <w:r w:rsidRPr="0038397B">
        <w:rPr>
          <w:rFonts w:ascii="Book Antiqua" w:hAnsi="Book Antiqua"/>
          <w:sz w:val="24"/>
          <w:szCs w:val="24"/>
        </w:rPr>
        <w:t xml:space="preserve"> even though we have updated it in First connection?</w:t>
      </w:r>
    </w:p>
    <w:p w:rsidR="00BD37EE" w:rsidRPr="00933251" w:rsidRDefault="000D66DB" w:rsidP="00933251">
      <w:pPr>
        <w:ind w:left="630"/>
        <w:rPr>
          <w:rPrChange w:id="0" w:author="Koyyalamudi,Krishna Sumanth" w:date="2020-02-23T22:22:00Z">
            <w:rPr>
              <w:rFonts w:ascii="Book Antiqua" w:hAnsi="Book Antiqua"/>
              <w:sz w:val="24"/>
              <w:szCs w:val="24"/>
            </w:rPr>
          </w:rPrChange>
        </w:rPr>
        <w:pPrChange w:id="1" w:author="Koyyalamudi,Krishna Sumanth" w:date="2020-02-23T22:22:00Z">
          <w:pPr/>
        </w:pPrChange>
      </w:pPr>
      <w:ins w:id="2" w:author="Koyyalamudi,Krishna Sumanth" w:date="2020-02-23T22:39:00Z">
        <w:r>
          <w:rPr>
            <w:rFonts w:ascii="Book Antiqua" w:hAnsi="Book Antiqua"/>
            <w:sz w:val="24"/>
            <w:szCs w:val="24"/>
          </w:rPr>
          <w:t>Answer:</w:t>
        </w:r>
      </w:ins>
      <w:ins w:id="3" w:author="Koyyalamudi,Krishna Sumanth" w:date="2020-02-23T22:22:00Z">
        <w:r w:rsidR="00933251">
          <w:rPr>
            <w:rFonts w:ascii="Book Antiqua" w:hAnsi="Book Antiqua"/>
            <w:sz w:val="24"/>
            <w:szCs w:val="24"/>
          </w:rPr>
          <w:t xml:space="preserve"> </w:t>
        </w:r>
      </w:ins>
      <w:ins w:id="4" w:author="Koyyalamudi,Krishna Sumanth" w:date="2020-02-23T22:38:00Z">
        <w:r w:rsidR="00933251" w:rsidRPr="000D66DB">
          <w:rPr>
            <w:rFonts w:ascii="Book Antiqua" w:hAnsi="Book Antiqua"/>
            <w:sz w:val="24"/>
            <w:szCs w:val="24"/>
            <w:highlight w:val="yellow"/>
            <w:rPrChange w:id="5" w:author="Koyyalamudi,Krishna Sumanth" w:date="2020-02-23T22:39:00Z">
              <w:rPr>
                <w:rFonts w:ascii="Book Antiqua" w:hAnsi="Book Antiqua"/>
                <w:sz w:val="24"/>
                <w:szCs w:val="24"/>
              </w:rPr>
            </w:rPrChange>
          </w:rPr>
          <w:t>I just ran the Update statement in First Connection but didn't commit to the physical database,</w:t>
        </w:r>
        <w:r w:rsidR="00847CC5" w:rsidRPr="000D66DB">
          <w:rPr>
            <w:rFonts w:ascii="Book Antiqua" w:hAnsi="Book Antiqua"/>
            <w:sz w:val="24"/>
            <w:szCs w:val="24"/>
            <w:highlight w:val="yellow"/>
            <w:rPrChange w:id="6" w:author="Koyyalamudi,Krishna Sumanth" w:date="2020-02-23T22:39:00Z">
              <w:rPr>
                <w:rFonts w:ascii="Book Antiqua" w:hAnsi="Book Antiqua"/>
                <w:sz w:val="24"/>
                <w:szCs w:val="24"/>
              </w:rPr>
            </w:rPrChange>
          </w:rPr>
          <w:t xml:space="preserve"> </w:t>
        </w:r>
      </w:ins>
      <w:ins w:id="7" w:author="Koyyalamudi,Krishna Sumanth" w:date="2020-02-23T22:39:00Z">
        <w:r w:rsidRPr="000D66DB">
          <w:rPr>
            <w:rFonts w:ascii="Book Antiqua" w:hAnsi="Book Antiqua"/>
            <w:sz w:val="24"/>
            <w:szCs w:val="24"/>
            <w:highlight w:val="yellow"/>
            <w:rPrChange w:id="8" w:author="Koyyalamudi,Krishna Sumanth" w:date="2020-02-23T22:39:00Z">
              <w:rPr>
                <w:rFonts w:ascii="Book Antiqua" w:hAnsi="Book Antiqua"/>
                <w:sz w:val="24"/>
                <w:szCs w:val="24"/>
                <w:highlight w:val="yellow"/>
              </w:rPr>
            </w:rPrChange>
          </w:rPr>
          <w:t>the</w:t>
        </w:r>
      </w:ins>
      <w:ins w:id="9" w:author="Koyyalamudi,Krishna Sumanth" w:date="2020-02-23T22:38:00Z">
        <w:r w:rsidR="00933251" w:rsidRPr="000D66DB">
          <w:rPr>
            <w:rFonts w:ascii="Book Antiqua" w:hAnsi="Book Antiqua"/>
            <w:sz w:val="24"/>
            <w:szCs w:val="24"/>
            <w:highlight w:val="yellow"/>
            <w:rPrChange w:id="10" w:author="Koyyalamudi,Krishna Sumanth" w:date="2020-02-23T22:39:00Z">
              <w:rPr>
                <w:rFonts w:ascii="Book Antiqua" w:hAnsi="Book Antiqua"/>
                <w:sz w:val="24"/>
                <w:szCs w:val="24"/>
              </w:rPr>
            </w:rPrChange>
          </w:rPr>
          <w:t xml:space="preserve"> updated record changes will be within the connection-one transaction log instance and will not be reflected in the connection-two transaction log instance until all DML commands are auto committed in the connection-one.</w:t>
        </w:r>
      </w:ins>
    </w:p>
    <w:p w:rsidR="00BD37EE" w:rsidRPr="00BD37EE" w:rsidRDefault="00BD37EE" w:rsidP="00BD37EE">
      <w:pPr>
        <w:pStyle w:val="ListParagraph"/>
        <w:numPr>
          <w:ilvl w:val="0"/>
          <w:numId w:val="3"/>
        </w:numPr>
        <w:rPr>
          <w:rFonts w:ascii="Book Antiqua" w:hAnsi="Book Antiqua"/>
          <w:sz w:val="24"/>
          <w:szCs w:val="24"/>
        </w:rPr>
      </w:pPr>
      <w:r>
        <w:rPr>
          <w:rFonts w:ascii="Book Antiqua" w:hAnsi="Book Antiqua"/>
          <w:sz w:val="24"/>
          <w:szCs w:val="24"/>
        </w:rPr>
        <w:t>Update the marks to 80 in the second connect.</w:t>
      </w:r>
    </w:p>
    <w:p w:rsidR="0038397B" w:rsidRDefault="00BD37EE" w:rsidP="0038397B">
      <w:pPr>
        <w:rPr>
          <w:rFonts w:ascii="Book Antiqua" w:hAnsi="Book Antiqua"/>
          <w:sz w:val="24"/>
          <w:szCs w:val="24"/>
        </w:rPr>
      </w:pPr>
      <w:proofErr w:type="gramStart"/>
      <w:r>
        <w:rPr>
          <w:rFonts w:ascii="Book Antiqua" w:hAnsi="Book Antiqua"/>
          <w:sz w:val="24"/>
          <w:szCs w:val="24"/>
        </w:rPr>
        <w:t>update</w:t>
      </w:r>
      <w:proofErr w:type="gramEnd"/>
      <w:r>
        <w:rPr>
          <w:rFonts w:ascii="Book Antiqua" w:hAnsi="Book Antiqua"/>
          <w:sz w:val="24"/>
          <w:szCs w:val="24"/>
        </w:rPr>
        <w:t xml:space="preserve"> marks set marks=80</w:t>
      </w:r>
      <w:r w:rsidRPr="00553E97">
        <w:rPr>
          <w:rFonts w:ascii="Book Antiqua" w:hAnsi="Book Antiqua"/>
          <w:sz w:val="24"/>
          <w:szCs w:val="24"/>
        </w:rPr>
        <w:t xml:space="preserve"> where STUDENT_ID = 100555 and COURSE_ID = 4455;</w:t>
      </w:r>
    </w:p>
    <w:p w:rsidR="003D63C4" w:rsidRPr="0038397B" w:rsidRDefault="003D63C4" w:rsidP="0038397B">
      <w:pPr>
        <w:rPr>
          <w:rFonts w:ascii="Book Antiqua" w:hAnsi="Book Antiqua"/>
          <w:sz w:val="24"/>
          <w:szCs w:val="24"/>
        </w:rPr>
      </w:pPr>
      <w:r>
        <w:rPr>
          <w:rFonts w:ascii="Book Antiqua" w:hAnsi="Book Antiqua"/>
          <w:sz w:val="24"/>
          <w:szCs w:val="24"/>
        </w:rPr>
        <w:t xml:space="preserve">        </w:t>
      </w:r>
      <w:r w:rsidRPr="003D63C4">
        <w:rPr>
          <w:rFonts w:ascii="Book Antiqua" w:hAnsi="Book Antiqua"/>
          <w:sz w:val="24"/>
          <w:szCs w:val="24"/>
        </w:rPr>
        <w:t>You can see that the task is still executing and spinning script output.</w:t>
      </w:r>
    </w:p>
    <w:p w:rsidR="003F77C6" w:rsidRDefault="003D63C4" w:rsidP="003F77C6">
      <w:pPr>
        <w:pStyle w:val="ListParagraph"/>
        <w:rPr>
          <w:rFonts w:ascii="Book Antiqua" w:hAnsi="Book Antiqua"/>
          <w:sz w:val="24"/>
          <w:szCs w:val="24"/>
        </w:rPr>
      </w:pPr>
      <w:r>
        <w:rPr>
          <w:noProof/>
        </w:rPr>
        <w:lastRenderedPageBreak/>
        <w:drawing>
          <wp:inline distT="0" distB="0" distL="0" distR="0" wp14:anchorId="12F9F6B2" wp14:editId="1AEBA53F">
            <wp:extent cx="5168204" cy="2035277"/>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36303" b="43208"/>
                    <a:stretch/>
                  </pic:blipFill>
                  <pic:spPr bwMode="auto">
                    <a:xfrm>
                      <a:off x="0" y="0"/>
                      <a:ext cx="5215585" cy="2053936"/>
                    </a:xfrm>
                    <a:prstGeom prst="rect">
                      <a:avLst/>
                    </a:prstGeom>
                    <a:ln>
                      <a:noFill/>
                    </a:ln>
                    <a:extLst>
                      <a:ext uri="{53640926-AAD7-44D8-BBD7-CCE9431645EC}">
                        <a14:shadowObscured xmlns:a14="http://schemas.microsoft.com/office/drawing/2010/main"/>
                      </a:ext>
                    </a:extLst>
                  </pic:spPr>
                </pic:pic>
              </a:graphicData>
            </a:graphic>
          </wp:inline>
        </w:drawing>
      </w:r>
    </w:p>
    <w:p w:rsidR="003D63C4" w:rsidRDefault="003D63C4" w:rsidP="003D63C4">
      <w:pPr>
        <w:pStyle w:val="ListParagraph"/>
        <w:numPr>
          <w:ilvl w:val="0"/>
          <w:numId w:val="1"/>
        </w:numPr>
        <w:rPr>
          <w:rFonts w:ascii="Book Antiqua" w:hAnsi="Book Antiqua"/>
          <w:sz w:val="24"/>
          <w:szCs w:val="24"/>
        </w:rPr>
      </w:pPr>
      <w:r w:rsidRPr="003D63C4">
        <w:rPr>
          <w:rFonts w:ascii="Book Antiqua" w:hAnsi="Book Antiqua"/>
          <w:sz w:val="24"/>
          <w:szCs w:val="24"/>
        </w:rPr>
        <w:t>Commit the update we performed in first connection.</w:t>
      </w:r>
    </w:p>
    <w:p w:rsidR="003D63C4" w:rsidRDefault="003D63C4" w:rsidP="003D63C4">
      <w:pPr>
        <w:pStyle w:val="ListParagraph"/>
        <w:rPr>
          <w:rFonts w:ascii="Book Antiqua" w:hAnsi="Book Antiqua"/>
          <w:sz w:val="24"/>
          <w:szCs w:val="24"/>
        </w:rPr>
      </w:pPr>
      <w:proofErr w:type="gramStart"/>
      <w:r>
        <w:rPr>
          <w:rFonts w:ascii="Book Antiqua" w:hAnsi="Book Antiqua"/>
          <w:sz w:val="24"/>
          <w:szCs w:val="24"/>
        </w:rPr>
        <w:t>commit</w:t>
      </w:r>
      <w:proofErr w:type="gramEnd"/>
      <w:r>
        <w:rPr>
          <w:rFonts w:ascii="Book Antiqua" w:hAnsi="Book Antiqua"/>
          <w:sz w:val="24"/>
          <w:szCs w:val="24"/>
        </w:rPr>
        <w:t>;</w:t>
      </w:r>
    </w:p>
    <w:p w:rsidR="003D63C4" w:rsidRDefault="003D63C4" w:rsidP="003D63C4">
      <w:pPr>
        <w:pStyle w:val="ListParagraph"/>
        <w:rPr>
          <w:rFonts w:ascii="Book Antiqua" w:hAnsi="Book Antiqua"/>
          <w:sz w:val="24"/>
          <w:szCs w:val="24"/>
        </w:rPr>
      </w:pPr>
      <w:r w:rsidRPr="003D63C4">
        <w:rPr>
          <w:rFonts w:ascii="Book Antiqua" w:hAnsi="Book Antiqua"/>
          <w:sz w:val="24"/>
          <w:szCs w:val="24"/>
        </w:rPr>
        <w:t>You can see that row is updated and the output in the second connection stopped spinning.</w:t>
      </w:r>
    </w:p>
    <w:p w:rsidR="003D63C4" w:rsidRPr="003D63C4" w:rsidRDefault="003D63C4" w:rsidP="003D63C4">
      <w:pPr>
        <w:rPr>
          <w:rFonts w:ascii="Book Antiqua" w:hAnsi="Book Antiqua"/>
          <w:sz w:val="24"/>
          <w:szCs w:val="24"/>
        </w:rPr>
      </w:pPr>
    </w:p>
    <w:p w:rsidR="003D63C4" w:rsidRDefault="003D63C4" w:rsidP="003D63C4">
      <w:pPr>
        <w:rPr>
          <w:rFonts w:ascii="Book Antiqua" w:hAnsi="Book Antiqua"/>
          <w:sz w:val="24"/>
          <w:szCs w:val="24"/>
        </w:rPr>
      </w:pPr>
      <w:r>
        <w:rPr>
          <w:noProof/>
        </w:rPr>
        <w:drawing>
          <wp:inline distT="0" distB="0" distL="0" distR="0" wp14:anchorId="7DBD39AA" wp14:editId="120F3905">
            <wp:extent cx="5930717" cy="2113936"/>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34980" b="42620"/>
                    <a:stretch/>
                  </pic:blipFill>
                  <pic:spPr bwMode="auto">
                    <a:xfrm>
                      <a:off x="0" y="0"/>
                      <a:ext cx="5985565" cy="2133486"/>
                    </a:xfrm>
                    <a:prstGeom prst="rect">
                      <a:avLst/>
                    </a:prstGeom>
                    <a:ln>
                      <a:noFill/>
                    </a:ln>
                    <a:extLst>
                      <a:ext uri="{53640926-AAD7-44D8-BBD7-CCE9431645EC}">
                        <a14:shadowObscured xmlns:a14="http://schemas.microsoft.com/office/drawing/2010/main"/>
                      </a:ext>
                    </a:extLst>
                  </pic:spPr>
                </pic:pic>
              </a:graphicData>
            </a:graphic>
          </wp:inline>
        </w:drawing>
      </w:r>
    </w:p>
    <w:p w:rsidR="003D63C4" w:rsidRDefault="003D63C4" w:rsidP="003D63C4">
      <w:pPr>
        <w:rPr>
          <w:rFonts w:ascii="Book Antiqua" w:hAnsi="Book Antiqua"/>
          <w:b/>
          <w:sz w:val="28"/>
          <w:szCs w:val="24"/>
          <w:u w:val="single"/>
        </w:rPr>
      </w:pPr>
      <w:r w:rsidRPr="003D63C4">
        <w:rPr>
          <w:rFonts w:ascii="Book Antiqua" w:hAnsi="Book Antiqua"/>
          <w:b/>
          <w:sz w:val="28"/>
          <w:szCs w:val="24"/>
          <w:u w:val="single"/>
        </w:rPr>
        <w:t>Answer the below questions:</w:t>
      </w:r>
    </w:p>
    <w:p w:rsidR="00BC0579" w:rsidRDefault="003D63C4" w:rsidP="00BC0579">
      <w:pPr>
        <w:pStyle w:val="ListParagraph"/>
        <w:numPr>
          <w:ilvl w:val="0"/>
          <w:numId w:val="4"/>
        </w:numPr>
        <w:rPr>
          <w:ins w:id="11" w:author="Koyyalamudi,Krishna Sumanth" w:date="2020-02-23T22:39:00Z"/>
          <w:rFonts w:ascii="Book Antiqua" w:hAnsi="Book Antiqua"/>
          <w:sz w:val="24"/>
          <w:szCs w:val="24"/>
        </w:rPr>
        <w:pPrChange w:id="12" w:author="Koyyalamudi,Krishna Sumanth" w:date="2020-02-23T22:39:00Z">
          <w:pPr>
            <w:pStyle w:val="ListParagraph"/>
            <w:numPr>
              <w:numId w:val="4"/>
            </w:numPr>
            <w:ind w:left="990" w:hanging="360"/>
          </w:pPr>
        </w:pPrChange>
      </w:pPr>
      <w:r w:rsidRPr="003D63C4">
        <w:rPr>
          <w:rFonts w:ascii="Book Antiqua" w:hAnsi="Book Antiqua"/>
          <w:sz w:val="24"/>
          <w:szCs w:val="24"/>
        </w:rPr>
        <w:t>Why was the output in second connection continuously spinning and not completing before?</w:t>
      </w:r>
    </w:p>
    <w:p w:rsidR="00BC0579" w:rsidRPr="00BC0579" w:rsidRDefault="00BC0579" w:rsidP="00BC0579">
      <w:pPr>
        <w:pStyle w:val="ListParagraph"/>
        <w:ind w:left="990"/>
        <w:rPr>
          <w:rFonts w:ascii="Book Antiqua" w:hAnsi="Book Antiqua"/>
          <w:sz w:val="24"/>
          <w:szCs w:val="24"/>
          <w:rPrChange w:id="13" w:author="Koyyalamudi,Krishna Sumanth" w:date="2020-02-23T22:39:00Z">
            <w:rPr/>
          </w:rPrChange>
        </w:rPr>
        <w:pPrChange w:id="14" w:author="Koyyalamudi,Krishna Sumanth" w:date="2020-02-23T22:39:00Z">
          <w:pPr>
            <w:pStyle w:val="ListParagraph"/>
            <w:numPr>
              <w:numId w:val="4"/>
            </w:numPr>
            <w:ind w:left="990" w:hanging="360"/>
          </w:pPr>
        </w:pPrChange>
      </w:pPr>
      <w:ins w:id="15" w:author="Koyyalamudi,Krishna Sumanth" w:date="2020-02-23T22:39:00Z">
        <w:r>
          <w:rPr>
            <w:rFonts w:ascii="Book Antiqua" w:hAnsi="Book Antiqua"/>
            <w:sz w:val="24"/>
            <w:szCs w:val="24"/>
          </w:rPr>
          <w:t xml:space="preserve">Answer: </w:t>
        </w:r>
      </w:ins>
      <w:ins w:id="16" w:author="Koyyalamudi,Krishna Sumanth" w:date="2020-02-23T22:43:00Z">
        <w:r w:rsidR="002B0498">
          <w:rPr>
            <w:rFonts w:ascii="Book Antiqua" w:hAnsi="Book Antiqua"/>
            <w:sz w:val="24"/>
            <w:szCs w:val="24"/>
            <w:highlight w:val="yellow"/>
            <w:rPrChange w:id="17" w:author="Koyyalamudi,Krishna Sumanth" w:date="2020-02-23T22:43:00Z">
              <w:rPr>
                <w:rFonts w:ascii="Book Antiqua" w:hAnsi="Book Antiqua"/>
                <w:sz w:val="24"/>
                <w:szCs w:val="24"/>
                <w:highlight w:val="yellow"/>
              </w:rPr>
            </w:rPrChange>
          </w:rPr>
          <w:t>Marks t</w:t>
        </w:r>
        <w:bookmarkStart w:id="18" w:name="_GoBack"/>
        <w:bookmarkEnd w:id="18"/>
        <w:r w:rsidRPr="00BC0579">
          <w:rPr>
            <w:rFonts w:ascii="Book Antiqua" w:hAnsi="Book Antiqua"/>
            <w:sz w:val="24"/>
            <w:szCs w:val="24"/>
            <w:highlight w:val="yellow"/>
            <w:rPrChange w:id="19" w:author="Koyyalamudi,Krishna Sumanth" w:date="2020-02-23T22:43:00Z">
              <w:rPr>
                <w:rFonts w:ascii="Book Antiqua" w:hAnsi="Book Antiqua"/>
                <w:sz w:val="24"/>
                <w:szCs w:val="24"/>
              </w:rPr>
            </w:rPrChange>
          </w:rPr>
          <w:t xml:space="preserve">able is in a deadlock state </w:t>
        </w:r>
        <w:r>
          <w:rPr>
            <w:rFonts w:ascii="Book Antiqua" w:hAnsi="Book Antiqua"/>
            <w:sz w:val="24"/>
            <w:szCs w:val="24"/>
            <w:highlight w:val="yellow"/>
            <w:rPrChange w:id="20" w:author="Koyyalamudi,Krishna Sumanth" w:date="2020-02-23T22:43:00Z">
              <w:rPr>
                <w:rFonts w:ascii="Book Antiqua" w:hAnsi="Book Antiqua"/>
                <w:sz w:val="24"/>
                <w:szCs w:val="24"/>
                <w:highlight w:val="yellow"/>
              </w:rPr>
            </w:rPrChange>
          </w:rPr>
          <w:t xml:space="preserve">and until or unless the T1 </w:t>
        </w:r>
      </w:ins>
      <w:ins w:id="21" w:author="Koyyalamudi,Krishna Sumanth" w:date="2020-02-23T22:46:00Z">
        <w:r w:rsidRPr="00BC0579">
          <w:rPr>
            <w:rFonts w:ascii="Book Antiqua" w:hAnsi="Book Antiqua"/>
            <w:sz w:val="24"/>
            <w:szCs w:val="24"/>
            <w:highlight w:val="yellow"/>
            <w:rPrChange w:id="22" w:author="Koyyalamudi,Krishna Sumanth" w:date="2020-02-23T22:43:00Z">
              <w:rPr>
                <w:rFonts w:ascii="Book Antiqua" w:hAnsi="Book Antiqua"/>
                <w:sz w:val="24"/>
                <w:szCs w:val="24"/>
                <w:highlight w:val="yellow"/>
              </w:rPr>
            </w:rPrChange>
          </w:rPr>
          <w:t>roll</w:t>
        </w:r>
        <w:r>
          <w:rPr>
            <w:rFonts w:ascii="Book Antiqua" w:hAnsi="Book Antiqua"/>
            <w:sz w:val="24"/>
            <w:szCs w:val="24"/>
            <w:highlight w:val="yellow"/>
          </w:rPr>
          <w:t>s</w:t>
        </w:r>
        <w:r w:rsidRPr="00BC0579">
          <w:rPr>
            <w:rFonts w:ascii="Book Antiqua" w:hAnsi="Book Antiqua"/>
            <w:sz w:val="24"/>
            <w:szCs w:val="24"/>
            <w:highlight w:val="yellow"/>
            <w:rPrChange w:id="23" w:author="Koyyalamudi,Krishna Sumanth" w:date="2020-02-23T22:43:00Z">
              <w:rPr>
                <w:rFonts w:ascii="Book Antiqua" w:hAnsi="Book Antiqua"/>
                <w:sz w:val="24"/>
                <w:szCs w:val="24"/>
                <w:highlight w:val="yellow"/>
              </w:rPr>
            </w:rPrChange>
          </w:rPr>
          <w:t xml:space="preserve"> back</w:t>
        </w:r>
        <w:r>
          <w:rPr>
            <w:rFonts w:ascii="Book Antiqua" w:hAnsi="Book Antiqua"/>
            <w:sz w:val="24"/>
            <w:szCs w:val="24"/>
            <w:highlight w:val="yellow"/>
          </w:rPr>
          <w:t xml:space="preserve"> or dies or </w:t>
        </w:r>
      </w:ins>
      <w:ins w:id="24" w:author="Koyyalamudi,Krishna Sumanth" w:date="2020-02-23T22:43:00Z">
        <w:r w:rsidRPr="00BC0579">
          <w:rPr>
            <w:rFonts w:ascii="Book Antiqua" w:hAnsi="Book Antiqua"/>
            <w:sz w:val="24"/>
            <w:szCs w:val="24"/>
            <w:highlight w:val="yellow"/>
            <w:rPrChange w:id="25" w:author="Koyyalamudi,Krishna Sumanth" w:date="2020-02-23T22:43:00Z">
              <w:rPr>
                <w:rFonts w:ascii="Book Antiqua" w:hAnsi="Book Antiqua"/>
                <w:sz w:val="24"/>
                <w:szCs w:val="24"/>
              </w:rPr>
            </w:rPrChange>
          </w:rPr>
          <w:t>commit</w:t>
        </w:r>
      </w:ins>
      <w:ins w:id="26" w:author="Koyyalamudi,Krishna Sumanth" w:date="2020-02-23T22:44:00Z">
        <w:r>
          <w:rPr>
            <w:rFonts w:ascii="Book Antiqua" w:hAnsi="Book Antiqua"/>
            <w:sz w:val="24"/>
            <w:szCs w:val="24"/>
            <w:highlight w:val="yellow"/>
          </w:rPr>
          <w:t>s</w:t>
        </w:r>
      </w:ins>
      <w:ins w:id="27" w:author="Koyyalamudi,Krishna Sumanth" w:date="2020-02-23T22:43:00Z">
        <w:r w:rsidR="002B0498">
          <w:rPr>
            <w:rFonts w:ascii="Book Antiqua" w:hAnsi="Book Antiqua"/>
            <w:sz w:val="24"/>
            <w:szCs w:val="24"/>
            <w:highlight w:val="yellow"/>
            <w:rPrChange w:id="28" w:author="Koyyalamudi,Krishna Sumanth" w:date="2020-02-23T22:43:00Z">
              <w:rPr>
                <w:rFonts w:ascii="Book Antiqua" w:hAnsi="Book Antiqua"/>
                <w:sz w:val="24"/>
                <w:szCs w:val="24"/>
                <w:highlight w:val="yellow"/>
              </w:rPr>
            </w:rPrChange>
          </w:rPr>
          <w:t>, it will be in script running s</w:t>
        </w:r>
        <w:r w:rsidRPr="00BC0579">
          <w:rPr>
            <w:rFonts w:ascii="Book Antiqua" w:hAnsi="Book Antiqua"/>
            <w:sz w:val="24"/>
            <w:szCs w:val="24"/>
            <w:highlight w:val="yellow"/>
            <w:rPrChange w:id="29" w:author="Koyyalamudi,Krishna Sumanth" w:date="2020-02-23T22:43:00Z">
              <w:rPr>
                <w:rFonts w:ascii="Book Antiqua" w:hAnsi="Book Antiqua"/>
                <w:sz w:val="24"/>
                <w:szCs w:val="24"/>
              </w:rPr>
            </w:rPrChange>
          </w:rPr>
          <w:t>tate.</w:t>
        </w:r>
      </w:ins>
    </w:p>
    <w:p w:rsidR="003D63C4" w:rsidRDefault="003D63C4" w:rsidP="003D63C4">
      <w:pPr>
        <w:pStyle w:val="ListParagraph"/>
        <w:numPr>
          <w:ilvl w:val="0"/>
          <w:numId w:val="4"/>
        </w:numPr>
        <w:rPr>
          <w:ins w:id="30" w:author="Koyyalamudi,Krishna Sumanth" w:date="2020-02-23T22:45:00Z"/>
          <w:rFonts w:ascii="Book Antiqua" w:hAnsi="Book Antiqua"/>
          <w:sz w:val="24"/>
          <w:szCs w:val="24"/>
        </w:rPr>
      </w:pPr>
      <w:r w:rsidRPr="003D63C4">
        <w:rPr>
          <w:rFonts w:ascii="Book Antiqua" w:hAnsi="Book Antiqua"/>
          <w:sz w:val="24"/>
          <w:szCs w:val="24"/>
        </w:rPr>
        <w:t>Why did the update complete in the second connection, once we committed in the first connection?</w:t>
      </w:r>
    </w:p>
    <w:p w:rsidR="00BC0579" w:rsidRDefault="00BC0579" w:rsidP="00BC0579">
      <w:pPr>
        <w:pStyle w:val="ListParagraph"/>
        <w:ind w:left="990"/>
        <w:rPr>
          <w:rFonts w:ascii="Book Antiqua" w:hAnsi="Book Antiqua"/>
          <w:sz w:val="24"/>
          <w:szCs w:val="24"/>
        </w:rPr>
        <w:pPrChange w:id="31" w:author="Koyyalamudi,Krishna Sumanth" w:date="2020-02-23T22:45:00Z">
          <w:pPr>
            <w:pStyle w:val="ListParagraph"/>
            <w:numPr>
              <w:numId w:val="4"/>
            </w:numPr>
            <w:ind w:left="990" w:hanging="360"/>
          </w:pPr>
        </w:pPrChange>
      </w:pPr>
      <w:ins w:id="32" w:author="Koyyalamudi,Krishna Sumanth" w:date="2020-02-23T22:45:00Z">
        <w:r>
          <w:rPr>
            <w:rFonts w:ascii="Book Antiqua" w:hAnsi="Book Antiqua"/>
            <w:sz w:val="24"/>
            <w:szCs w:val="24"/>
          </w:rPr>
          <w:t xml:space="preserve">Answer: </w:t>
        </w:r>
      </w:ins>
      <w:ins w:id="33" w:author="Koyyalamudi,Krishna Sumanth" w:date="2020-02-23T22:46:00Z">
        <w:r w:rsidRPr="00BC0579">
          <w:rPr>
            <w:rFonts w:ascii="Book Antiqua" w:hAnsi="Book Antiqua"/>
            <w:sz w:val="24"/>
            <w:szCs w:val="24"/>
            <w:highlight w:val="yellow"/>
            <w:rPrChange w:id="34" w:author="Koyyalamudi,Krishna Sumanth" w:date="2020-02-23T22:46:00Z">
              <w:rPr>
                <w:rFonts w:ascii="Book Antiqua" w:hAnsi="Book Antiqua"/>
                <w:sz w:val="24"/>
                <w:szCs w:val="24"/>
              </w:rPr>
            </w:rPrChange>
          </w:rPr>
          <w:t>As we release the lock for the Transaction 1, the T2 which is in waiting state will be executed by committing it to the database.</w:t>
        </w:r>
      </w:ins>
    </w:p>
    <w:p w:rsidR="003D63C4" w:rsidRPr="003D63C4" w:rsidRDefault="003D63C4" w:rsidP="000F2BE9">
      <w:pPr>
        <w:rPr>
          <w:rFonts w:ascii="Book Antiqua" w:hAnsi="Book Antiqua"/>
          <w:sz w:val="24"/>
          <w:szCs w:val="24"/>
        </w:rPr>
      </w:pPr>
      <w:r w:rsidRPr="003D63C4">
        <w:rPr>
          <w:rFonts w:ascii="Book Antiqua" w:hAnsi="Book Antiqua"/>
          <w:sz w:val="24"/>
          <w:szCs w:val="24"/>
        </w:rPr>
        <w:t xml:space="preserve">What </w:t>
      </w:r>
      <w:r w:rsidR="000F2BE9">
        <w:rPr>
          <w:rFonts w:ascii="Book Antiqua" w:hAnsi="Book Antiqua"/>
          <w:sz w:val="24"/>
          <w:szCs w:val="24"/>
        </w:rPr>
        <w:t>are</w:t>
      </w:r>
      <w:r w:rsidRPr="003D63C4">
        <w:rPr>
          <w:rFonts w:ascii="Book Antiqua" w:hAnsi="Book Antiqua"/>
          <w:sz w:val="24"/>
          <w:szCs w:val="24"/>
        </w:rPr>
        <w:t xml:space="preserve"> </w:t>
      </w:r>
      <w:proofErr w:type="gramStart"/>
      <w:r w:rsidRPr="003D63C4">
        <w:rPr>
          <w:rFonts w:ascii="Book Antiqua" w:hAnsi="Book Antiqua"/>
          <w:sz w:val="24"/>
          <w:szCs w:val="24"/>
        </w:rPr>
        <w:t xml:space="preserve">the </w:t>
      </w:r>
      <w:r w:rsidR="000F2BE9">
        <w:rPr>
          <w:rFonts w:ascii="Book Antiqua" w:hAnsi="Book Antiqua"/>
          <w:sz w:val="24"/>
          <w:szCs w:val="24"/>
        </w:rPr>
        <w:t>of</w:t>
      </w:r>
      <w:proofErr w:type="gramEnd"/>
      <w:r w:rsidR="000F2BE9">
        <w:rPr>
          <w:rFonts w:ascii="Book Antiqua" w:hAnsi="Book Antiqua"/>
          <w:sz w:val="24"/>
          <w:szCs w:val="24"/>
        </w:rPr>
        <w:t xml:space="preserve"> marks for student with </w:t>
      </w:r>
      <w:r w:rsidR="000F2BE9" w:rsidRPr="00553E97">
        <w:rPr>
          <w:rFonts w:ascii="Book Antiqua" w:hAnsi="Book Antiqua"/>
          <w:sz w:val="24"/>
          <w:szCs w:val="24"/>
        </w:rPr>
        <w:t>STUDENT_I</w:t>
      </w:r>
      <w:r w:rsidR="000F2BE9">
        <w:rPr>
          <w:rFonts w:ascii="Book Antiqua" w:hAnsi="Book Antiqua"/>
          <w:sz w:val="24"/>
          <w:szCs w:val="24"/>
        </w:rPr>
        <w:t>D = 100555 and COURSE_ID = 4455</w:t>
      </w:r>
      <w:r w:rsidRPr="003D63C4">
        <w:rPr>
          <w:rFonts w:ascii="Book Antiqua" w:hAnsi="Book Antiqua"/>
          <w:sz w:val="24"/>
          <w:szCs w:val="24"/>
        </w:rPr>
        <w:t xml:space="preserve"> on each connection?  Is the value the same or different in both connections? Why? (</w:t>
      </w:r>
      <w:proofErr w:type="gramStart"/>
      <w:r w:rsidRPr="003D63C4">
        <w:rPr>
          <w:rFonts w:ascii="Book Antiqua" w:hAnsi="Book Antiqua"/>
          <w:sz w:val="24"/>
          <w:szCs w:val="24"/>
        </w:rPr>
        <w:t>don’t</w:t>
      </w:r>
      <w:proofErr w:type="gramEnd"/>
      <w:r w:rsidRPr="003D63C4">
        <w:rPr>
          <w:rFonts w:ascii="Book Antiqua" w:hAnsi="Book Antiqua"/>
          <w:sz w:val="24"/>
          <w:szCs w:val="24"/>
        </w:rPr>
        <w:t xml:space="preserve"> commit in the second connection)</w:t>
      </w:r>
    </w:p>
    <w:p w:rsidR="003D63C4" w:rsidRDefault="003D63C4" w:rsidP="003D63C4">
      <w:pPr>
        <w:pStyle w:val="ListParagraph"/>
        <w:numPr>
          <w:ilvl w:val="0"/>
          <w:numId w:val="1"/>
        </w:numPr>
        <w:rPr>
          <w:rFonts w:ascii="Book Antiqua" w:hAnsi="Book Antiqua"/>
          <w:sz w:val="24"/>
          <w:szCs w:val="24"/>
        </w:rPr>
      </w:pPr>
      <w:r w:rsidRPr="003D63C4">
        <w:rPr>
          <w:rFonts w:ascii="Book Antiqua" w:hAnsi="Book Antiqua"/>
          <w:sz w:val="24"/>
          <w:szCs w:val="24"/>
        </w:rPr>
        <w:lastRenderedPageBreak/>
        <w:t xml:space="preserve">Now, in the second connection, rollback the changes and check the </w:t>
      </w:r>
      <w:r>
        <w:rPr>
          <w:rFonts w:ascii="Book Antiqua" w:hAnsi="Book Antiqua"/>
          <w:sz w:val="24"/>
          <w:szCs w:val="24"/>
        </w:rPr>
        <w:t>marks</w:t>
      </w:r>
      <w:r w:rsidRPr="003D63C4">
        <w:rPr>
          <w:rFonts w:ascii="Book Antiqua" w:hAnsi="Book Antiqua"/>
          <w:sz w:val="24"/>
          <w:szCs w:val="24"/>
        </w:rPr>
        <w:t xml:space="preserve"> value in that connection.</w:t>
      </w:r>
    </w:p>
    <w:p w:rsidR="003D63C4" w:rsidRDefault="003D63C4" w:rsidP="003D63C4">
      <w:pPr>
        <w:ind w:left="720" w:firstLine="720"/>
        <w:rPr>
          <w:rFonts w:ascii="Book Antiqua" w:hAnsi="Book Antiqua"/>
          <w:sz w:val="24"/>
          <w:szCs w:val="24"/>
        </w:rPr>
      </w:pPr>
      <w:proofErr w:type="gramStart"/>
      <w:r w:rsidRPr="003D63C4">
        <w:rPr>
          <w:rFonts w:ascii="Book Antiqua" w:hAnsi="Book Antiqua"/>
          <w:sz w:val="24"/>
          <w:szCs w:val="24"/>
        </w:rPr>
        <w:t>rollback</w:t>
      </w:r>
      <w:proofErr w:type="gramEnd"/>
      <w:r w:rsidRPr="003D63C4">
        <w:rPr>
          <w:rFonts w:ascii="Book Antiqua" w:hAnsi="Book Antiqua"/>
          <w:sz w:val="24"/>
          <w:szCs w:val="24"/>
        </w:rPr>
        <w:t>;</w:t>
      </w:r>
    </w:p>
    <w:p w:rsidR="003D63C4" w:rsidRDefault="003D63C4" w:rsidP="003D63C4">
      <w:pPr>
        <w:ind w:left="720" w:firstLine="720"/>
        <w:rPr>
          <w:rFonts w:ascii="Book Antiqua" w:hAnsi="Book Antiqua"/>
          <w:sz w:val="24"/>
          <w:szCs w:val="24"/>
        </w:rPr>
      </w:pPr>
      <w:proofErr w:type="gramStart"/>
      <w:r w:rsidRPr="003D63C4">
        <w:rPr>
          <w:rFonts w:ascii="Book Antiqua" w:hAnsi="Book Antiqua"/>
          <w:sz w:val="24"/>
          <w:szCs w:val="24"/>
        </w:rPr>
        <w:t>select</w:t>
      </w:r>
      <w:proofErr w:type="gramEnd"/>
      <w:r w:rsidRPr="003D63C4">
        <w:rPr>
          <w:rFonts w:ascii="Book Antiqua" w:hAnsi="Book Antiqua"/>
          <w:sz w:val="24"/>
          <w:szCs w:val="24"/>
        </w:rPr>
        <w:t xml:space="preserve"> * from </w:t>
      </w:r>
      <w:r>
        <w:rPr>
          <w:rFonts w:ascii="Book Antiqua" w:hAnsi="Book Antiqua"/>
          <w:sz w:val="24"/>
          <w:szCs w:val="24"/>
        </w:rPr>
        <w:t>marks</w:t>
      </w:r>
      <w:r w:rsidRPr="003D63C4">
        <w:rPr>
          <w:rFonts w:ascii="Book Antiqua" w:hAnsi="Book Antiqua"/>
          <w:sz w:val="24"/>
          <w:szCs w:val="24"/>
        </w:rPr>
        <w:t>;</w:t>
      </w:r>
    </w:p>
    <w:p w:rsidR="00BB6FA0" w:rsidRDefault="002A0B32" w:rsidP="00BB6FA0">
      <w:pPr>
        <w:ind w:left="720" w:firstLine="720"/>
        <w:rPr>
          <w:rFonts w:ascii="Book Antiqua" w:hAnsi="Book Antiqua"/>
          <w:sz w:val="24"/>
          <w:szCs w:val="24"/>
        </w:rPr>
      </w:pPr>
      <w:r w:rsidRPr="002A0B32">
        <w:rPr>
          <w:rFonts w:ascii="Book Antiqua" w:hAnsi="Book Antiqua"/>
          <w:sz w:val="24"/>
          <w:szCs w:val="24"/>
        </w:rPr>
        <w:t>You can see that the description value as “</w:t>
      </w:r>
      <w:r>
        <w:rPr>
          <w:rFonts w:ascii="Book Antiqua" w:hAnsi="Book Antiqua"/>
          <w:sz w:val="24"/>
          <w:szCs w:val="24"/>
        </w:rPr>
        <w:t>100</w:t>
      </w:r>
      <w:r w:rsidRPr="002A0B32">
        <w:rPr>
          <w:rFonts w:ascii="Book Antiqua" w:hAnsi="Book Antiqua"/>
          <w:sz w:val="24"/>
          <w:szCs w:val="24"/>
        </w:rPr>
        <w:t>”</w:t>
      </w:r>
      <w:r w:rsidR="00BB6FA0" w:rsidRPr="00BB6FA0">
        <w:rPr>
          <w:rFonts w:ascii="Book Antiqua" w:hAnsi="Book Antiqua"/>
          <w:sz w:val="24"/>
          <w:szCs w:val="24"/>
        </w:rPr>
        <w:t xml:space="preserve"> </w:t>
      </w:r>
    </w:p>
    <w:p w:rsidR="00132B79" w:rsidRDefault="00132B79" w:rsidP="00132B79">
      <w:pPr>
        <w:rPr>
          <w:rFonts w:ascii="Book Antiqua" w:hAnsi="Book Antiqua"/>
          <w:sz w:val="24"/>
          <w:szCs w:val="24"/>
        </w:rPr>
      </w:pPr>
      <w:r>
        <w:rPr>
          <w:noProof/>
        </w:rPr>
        <w:drawing>
          <wp:inline distT="0" distB="0" distL="0" distR="0" wp14:anchorId="394C0E31" wp14:editId="35C94F35">
            <wp:extent cx="5888990" cy="292018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553" r="38504"/>
                    <a:stretch/>
                  </pic:blipFill>
                  <pic:spPr bwMode="auto">
                    <a:xfrm>
                      <a:off x="0" y="0"/>
                      <a:ext cx="5955114" cy="2952970"/>
                    </a:xfrm>
                    <a:prstGeom prst="rect">
                      <a:avLst/>
                    </a:prstGeom>
                    <a:ln>
                      <a:noFill/>
                    </a:ln>
                    <a:extLst>
                      <a:ext uri="{53640926-AAD7-44D8-BBD7-CCE9431645EC}">
                        <a14:shadowObscured xmlns:a14="http://schemas.microsoft.com/office/drawing/2010/main"/>
                      </a:ext>
                    </a:extLst>
                  </pic:spPr>
                </pic:pic>
              </a:graphicData>
            </a:graphic>
          </wp:inline>
        </w:drawing>
      </w:r>
    </w:p>
    <w:p w:rsidR="00D57156" w:rsidRPr="00D57156" w:rsidRDefault="00D57156" w:rsidP="00D57156">
      <w:pPr>
        <w:rPr>
          <w:rFonts w:ascii="Book Antiqua" w:hAnsi="Book Antiqua"/>
          <w:b/>
          <w:sz w:val="24"/>
          <w:szCs w:val="24"/>
          <w:u w:val="single"/>
        </w:rPr>
      </w:pPr>
      <w:r w:rsidRPr="00D57156">
        <w:rPr>
          <w:rFonts w:ascii="Book Antiqua" w:hAnsi="Book Antiqua"/>
          <w:b/>
          <w:sz w:val="24"/>
          <w:szCs w:val="24"/>
          <w:u w:val="single"/>
        </w:rPr>
        <w:t>Answer the below question:</w:t>
      </w:r>
    </w:p>
    <w:p w:rsidR="00990830" w:rsidRDefault="00BB6FA0" w:rsidP="00BB6FA0">
      <w:pPr>
        <w:pStyle w:val="ListParagraph"/>
        <w:numPr>
          <w:ilvl w:val="0"/>
          <w:numId w:val="4"/>
        </w:numPr>
        <w:rPr>
          <w:ins w:id="35" w:author="Koyyalamudi,Krishna Sumanth" w:date="2020-02-23T22:50:00Z"/>
          <w:rFonts w:ascii="Book Antiqua" w:hAnsi="Book Antiqua"/>
          <w:sz w:val="24"/>
          <w:szCs w:val="24"/>
        </w:rPr>
      </w:pPr>
      <w:r w:rsidRPr="00BB6FA0">
        <w:rPr>
          <w:rFonts w:ascii="Book Antiqua" w:hAnsi="Book Antiqua"/>
          <w:sz w:val="24"/>
          <w:szCs w:val="24"/>
        </w:rPr>
        <w:t>What happened immediately after we rollback in second connection?</w:t>
      </w:r>
    </w:p>
    <w:p w:rsidR="00B83235" w:rsidRPr="00B83235" w:rsidRDefault="00B83235" w:rsidP="00B83235">
      <w:pPr>
        <w:ind w:left="630"/>
        <w:rPr>
          <w:rFonts w:ascii="Book Antiqua" w:hAnsi="Book Antiqua"/>
          <w:sz w:val="24"/>
          <w:szCs w:val="24"/>
          <w:rPrChange w:id="36" w:author="Koyyalamudi,Krishna Sumanth" w:date="2020-02-23T22:50:00Z">
            <w:rPr/>
          </w:rPrChange>
        </w:rPr>
        <w:pPrChange w:id="37" w:author="Koyyalamudi,Krishna Sumanth" w:date="2020-02-23T22:50:00Z">
          <w:pPr>
            <w:pStyle w:val="ListParagraph"/>
            <w:numPr>
              <w:numId w:val="4"/>
            </w:numPr>
            <w:ind w:left="990" w:hanging="360"/>
          </w:pPr>
        </w:pPrChange>
      </w:pPr>
      <w:ins w:id="38" w:author="Koyyalamudi,Krishna Sumanth" w:date="2020-02-23T22:50:00Z">
        <w:r>
          <w:rPr>
            <w:rFonts w:ascii="Book Antiqua" w:hAnsi="Book Antiqua"/>
            <w:sz w:val="24"/>
            <w:szCs w:val="24"/>
          </w:rPr>
          <w:t xml:space="preserve">Answer: </w:t>
        </w:r>
        <w:r w:rsidRPr="00B83235">
          <w:rPr>
            <w:rFonts w:ascii="Book Antiqua" w:hAnsi="Book Antiqua"/>
            <w:sz w:val="24"/>
            <w:szCs w:val="24"/>
            <w:highlight w:val="yellow"/>
            <w:rPrChange w:id="39" w:author="Koyyalamudi,Krishna Sumanth" w:date="2020-02-23T22:50:00Z">
              <w:rPr>
                <w:rFonts w:ascii="Book Antiqua" w:hAnsi="Book Antiqua"/>
                <w:sz w:val="24"/>
                <w:szCs w:val="24"/>
              </w:rPr>
            </w:rPrChange>
          </w:rPr>
          <w:t xml:space="preserve">The command ROLLBACK is the transaction command used to undo transactions not already saved in the database. This command can be used only to undo transactions after the last COMMIT or </w:t>
        </w:r>
        <w:r>
          <w:rPr>
            <w:rFonts w:ascii="Book Antiqua" w:hAnsi="Book Antiqua"/>
            <w:sz w:val="24"/>
            <w:szCs w:val="24"/>
            <w:highlight w:val="yellow"/>
            <w:rPrChange w:id="40" w:author="Koyyalamudi,Krishna Sumanth" w:date="2020-02-23T22:50:00Z">
              <w:rPr>
                <w:rFonts w:ascii="Book Antiqua" w:hAnsi="Book Antiqua"/>
                <w:sz w:val="24"/>
                <w:szCs w:val="24"/>
                <w:highlight w:val="yellow"/>
              </w:rPr>
            </w:rPrChange>
          </w:rPr>
          <w:t>ROLLBACK command has been executed</w:t>
        </w:r>
        <w:r w:rsidRPr="00B83235">
          <w:rPr>
            <w:rFonts w:ascii="Book Antiqua" w:hAnsi="Book Antiqua"/>
            <w:sz w:val="24"/>
            <w:szCs w:val="24"/>
            <w:highlight w:val="yellow"/>
            <w:rPrChange w:id="41" w:author="Koyyalamudi,Krishna Sumanth" w:date="2020-02-23T22:50:00Z">
              <w:rPr>
                <w:rFonts w:ascii="Book Antiqua" w:hAnsi="Book Antiqua"/>
                <w:sz w:val="24"/>
                <w:szCs w:val="24"/>
              </w:rPr>
            </w:rPrChange>
          </w:rPr>
          <w:t>.</w:t>
        </w:r>
      </w:ins>
    </w:p>
    <w:p w:rsidR="00A1587B" w:rsidRDefault="00A1587B" w:rsidP="00A1587B">
      <w:pPr>
        <w:pStyle w:val="ListParagraph"/>
        <w:rPr>
          <w:rFonts w:ascii="Book Antiqua" w:hAnsi="Book Antiqua"/>
          <w:sz w:val="24"/>
          <w:szCs w:val="24"/>
        </w:rPr>
      </w:pPr>
    </w:p>
    <w:p w:rsidR="00775C71" w:rsidRDefault="00775C71" w:rsidP="00775C71">
      <w:pPr>
        <w:rPr>
          <w:rFonts w:ascii="Book Antiqua" w:hAnsi="Book Antiqua"/>
          <w:b/>
          <w:sz w:val="24"/>
          <w:szCs w:val="24"/>
          <w:u w:val="single"/>
        </w:rPr>
      </w:pPr>
      <w:r w:rsidRPr="00775C71">
        <w:rPr>
          <w:rFonts w:ascii="Book Antiqua" w:hAnsi="Book Antiqua"/>
          <w:b/>
          <w:sz w:val="24"/>
          <w:szCs w:val="24"/>
          <w:u w:val="single"/>
        </w:rPr>
        <w:t>Few concepts of Transaction Management:</w:t>
      </w:r>
    </w:p>
    <w:p w:rsidR="00775C71" w:rsidRDefault="00775C71" w:rsidP="00775C71">
      <w:pPr>
        <w:pStyle w:val="ListParagraph"/>
        <w:numPr>
          <w:ilvl w:val="0"/>
          <w:numId w:val="5"/>
        </w:numPr>
        <w:rPr>
          <w:ins w:id="42" w:author="Koyyalamudi,Krishna Sumanth" w:date="2020-02-23T22:51:00Z"/>
          <w:rFonts w:ascii="Book Antiqua" w:hAnsi="Book Antiqua"/>
          <w:sz w:val="24"/>
          <w:szCs w:val="24"/>
        </w:rPr>
      </w:pPr>
      <w:r w:rsidRPr="00775C71">
        <w:rPr>
          <w:rFonts w:ascii="Book Antiqua" w:hAnsi="Book Antiqua"/>
          <w:sz w:val="24"/>
          <w:szCs w:val="24"/>
        </w:rPr>
        <w:t>In terms of a database, what is the picture below showing?</w:t>
      </w:r>
    </w:p>
    <w:p w:rsidR="009D0F7A" w:rsidRPr="009D0F7A" w:rsidRDefault="009D0F7A" w:rsidP="009D0F7A">
      <w:pPr>
        <w:ind w:left="360"/>
        <w:rPr>
          <w:rFonts w:ascii="Book Antiqua" w:hAnsi="Book Antiqua"/>
          <w:sz w:val="24"/>
          <w:szCs w:val="24"/>
          <w:rPrChange w:id="43" w:author="Koyyalamudi,Krishna Sumanth" w:date="2020-02-23T22:51:00Z">
            <w:rPr/>
          </w:rPrChange>
        </w:rPr>
        <w:pPrChange w:id="44" w:author="Koyyalamudi,Krishna Sumanth" w:date="2020-02-23T22:51:00Z">
          <w:pPr>
            <w:pStyle w:val="ListParagraph"/>
            <w:numPr>
              <w:numId w:val="5"/>
            </w:numPr>
            <w:ind w:left="1080" w:hanging="720"/>
          </w:pPr>
        </w:pPrChange>
      </w:pPr>
      <w:ins w:id="45" w:author="Koyyalamudi,Krishna Sumanth" w:date="2020-02-23T22:51:00Z">
        <w:r>
          <w:rPr>
            <w:rFonts w:ascii="Book Antiqua" w:hAnsi="Book Antiqua"/>
            <w:sz w:val="24"/>
            <w:szCs w:val="24"/>
          </w:rPr>
          <w:t xml:space="preserve">Answer: </w:t>
        </w:r>
      </w:ins>
      <w:ins w:id="46" w:author="Koyyalamudi,Krishna Sumanth" w:date="2020-02-23T22:53:00Z">
        <w:r w:rsidRPr="009D0F7A">
          <w:rPr>
            <w:rFonts w:ascii="Book Antiqua" w:hAnsi="Book Antiqua"/>
            <w:sz w:val="24"/>
            <w:szCs w:val="24"/>
            <w:highlight w:val="yellow"/>
            <w:rPrChange w:id="47" w:author="Koyyalamudi,Krishna Sumanth" w:date="2020-02-23T22:53:00Z">
              <w:rPr>
                <w:rFonts w:ascii="Book Antiqua" w:hAnsi="Book Antiqua"/>
                <w:sz w:val="24"/>
                <w:szCs w:val="24"/>
              </w:rPr>
            </w:rPrChange>
          </w:rPr>
          <w:t>Deadlock</w:t>
        </w:r>
        <w:r w:rsidR="00953A1B">
          <w:rPr>
            <w:rFonts w:ascii="Book Antiqua" w:hAnsi="Book Antiqua"/>
            <w:sz w:val="24"/>
            <w:szCs w:val="24"/>
            <w:highlight w:val="yellow"/>
            <w:rPrChange w:id="48" w:author="Koyyalamudi,Krishna Sumanth" w:date="2020-02-23T22:53:00Z">
              <w:rPr>
                <w:rFonts w:ascii="Book Antiqua" w:hAnsi="Book Antiqua"/>
                <w:sz w:val="24"/>
                <w:szCs w:val="24"/>
                <w:highlight w:val="yellow"/>
              </w:rPr>
            </w:rPrChange>
          </w:rPr>
          <w:t xml:space="preserve"> </w:t>
        </w:r>
      </w:ins>
      <w:ins w:id="49" w:author="Koyyalamudi,Krishna Sumanth" w:date="2020-02-23T23:06:00Z">
        <w:r w:rsidR="00953A1B" w:rsidRPr="00953A1B">
          <w:rPr>
            <w:rFonts w:ascii="Book Antiqua" w:hAnsi="Book Antiqua"/>
            <w:sz w:val="24"/>
            <w:szCs w:val="24"/>
            <w:highlight w:val="yellow"/>
            <w:rPrChange w:id="50" w:author="Koyyalamudi,Krishna Sumanth" w:date="2020-02-23T23:07:00Z">
              <w:rPr>
                <w:rFonts w:ascii="Book Antiqua" w:hAnsi="Book Antiqua"/>
                <w:sz w:val="24"/>
                <w:szCs w:val="24"/>
              </w:rPr>
            </w:rPrChange>
          </w:rPr>
          <w:t>State</w:t>
        </w:r>
      </w:ins>
    </w:p>
    <w:p w:rsidR="00132B79" w:rsidRDefault="0048046A" w:rsidP="0048046A">
      <w:pPr>
        <w:ind w:left="1440"/>
        <w:rPr>
          <w:rFonts w:ascii="Book Antiqua" w:hAnsi="Book Antiqua"/>
          <w:sz w:val="24"/>
          <w:szCs w:val="24"/>
        </w:rPr>
      </w:pPr>
      <w:r w:rsidRPr="0048046A">
        <w:rPr>
          <w:rFonts w:ascii="Book Antiqua" w:hAnsi="Book Antiqua"/>
          <w:noProof/>
          <w:sz w:val="24"/>
          <w:szCs w:val="24"/>
        </w:rPr>
        <w:lastRenderedPageBreak/>
        <w:drawing>
          <wp:inline distT="0" distB="0" distL="0" distR="0">
            <wp:extent cx="4378103" cy="2674374"/>
            <wp:effectExtent l="0" t="0" r="3810" b="0"/>
            <wp:docPr id="27" name="Picture 27" descr="C:\Users\S537157\Desktop\android\assignment\program2\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537157\Desktop\android\assignment\program2\Exampl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7881" cy="2680347"/>
                    </a:xfrm>
                    <a:prstGeom prst="rect">
                      <a:avLst/>
                    </a:prstGeom>
                    <a:noFill/>
                    <a:ln>
                      <a:noFill/>
                    </a:ln>
                  </pic:spPr>
                </pic:pic>
              </a:graphicData>
            </a:graphic>
          </wp:inline>
        </w:drawing>
      </w:r>
    </w:p>
    <w:p w:rsidR="0048046A" w:rsidRDefault="0048046A" w:rsidP="0048046A">
      <w:pPr>
        <w:ind w:left="1440"/>
        <w:rPr>
          <w:rFonts w:ascii="Book Antiqua" w:hAnsi="Book Antiqua"/>
          <w:sz w:val="24"/>
          <w:szCs w:val="24"/>
        </w:rPr>
      </w:pPr>
    </w:p>
    <w:p w:rsidR="0048046A" w:rsidRDefault="0048046A" w:rsidP="0048046A">
      <w:pPr>
        <w:ind w:left="1440"/>
        <w:rPr>
          <w:rFonts w:ascii="Book Antiqua" w:hAnsi="Book Antiqua"/>
          <w:sz w:val="24"/>
          <w:szCs w:val="24"/>
        </w:rPr>
      </w:pPr>
    </w:p>
    <w:p w:rsidR="00132B79" w:rsidRPr="00132B79" w:rsidRDefault="00132B79" w:rsidP="00132B79">
      <w:pPr>
        <w:rPr>
          <w:rFonts w:ascii="Book Antiqua" w:hAnsi="Book Antiqua"/>
          <w:sz w:val="24"/>
          <w:szCs w:val="24"/>
        </w:rPr>
      </w:pPr>
    </w:p>
    <w:p w:rsidR="00775C71" w:rsidRDefault="00775C71" w:rsidP="00775C71">
      <w:pPr>
        <w:pStyle w:val="ListParagraph"/>
        <w:numPr>
          <w:ilvl w:val="0"/>
          <w:numId w:val="5"/>
        </w:numPr>
        <w:rPr>
          <w:ins w:id="51" w:author="Koyyalamudi,Krishna Sumanth" w:date="2020-02-23T22:53:00Z"/>
          <w:rFonts w:ascii="Book Antiqua" w:hAnsi="Book Antiqua"/>
          <w:sz w:val="24"/>
          <w:szCs w:val="24"/>
        </w:rPr>
      </w:pPr>
      <w:r>
        <w:rPr>
          <w:rFonts w:ascii="Book Antiqua" w:hAnsi="Book Antiqua"/>
          <w:sz w:val="24"/>
          <w:szCs w:val="24"/>
        </w:rPr>
        <w:t>C</w:t>
      </w:r>
      <w:r w:rsidRPr="00775C71">
        <w:rPr>
          <w:rFonts w:ascii="Book Antiqua" w:hAnsi="Book Antiqua"/>
          <w:sz w:val="24"/>
          <w:szCs w:val="24"/>
        </w:rPr>
        <w:t>onsider the following transaction T consisting of T1 and T2: Transfer of 100 from account X to account Y.</w:t>
      </w:r>
    </w:p>
    <w:p w:rsidR="009D0F7A" w:rsidRPr="009D0F7A" w:rsidDel="009D0F7A" w:rsidRDefault="009D0F7A" w:rsidP="009D0F7A">
      <w:pPr>
        <w:ind w:left="360"/>
        <w:rPr>
          <w:del w:id="52" w:author="Koyyalamudi,Krishna Sumanth" w:date="2020-02-23T22:53:00Z"/>
          <w:rFonts w:ascii="Book Antiqua" w:hAnsi="Book Antiqua"/>
          <w:sz w:val="24"/>
          <w:szCs w:val="24"/>
          <w:rPrChange w:id="53" w:author="Koyyalamudi,Krishna Sumanth" w:date="2020-02-23T22:53:00Z">
            <w:rPr>
              <w:del w:id="54" w:author="Koyyalamudi,Krishna Sumanth" w:date="2020-02-23T22:53:00Z"/>
            </w:rPr>
          </w:rPrChange>
        </w:rPr>
        <w:pPrChange w:id="55" w:author="Koyyalamudi,Krishna Sumanth" w:date="2020-02-23T22:53:00Z">
          <w:pPr>
            <w:pStyle w:val="ListParagraph"/>
            <w:numPr>
              <w:numId w:val="5"/>
            </w:numPr>
            <w:ind w:left="1080" w:hanging="720"/>
          </w:pPr>
        </w:pPrChange>
      </w:pPr>
    </w:p>
    <w:p w:rsidR="003D63C4" w:rsidRDefault="00132B79" w:rsidP="00132B79">
      <w:pPr>
        <w:ind w:left="1440" w:firstLine="720"/>
        <w:rPr>
          <w:rFonts w:ascii="Book Antiqua" w:hAnsi="Book Antiqua"/>
          <w:sz w:val="24"/>
          <w:szCs w:val="24"/>
        </w:rPr>
      </w:pPr>
      <w:r>
        <w:rPr>
          <w:noProof/>
        </w:rPr>
        <w:drawing>
          <wp:inline distT="0" distB="0" distL="0" distR="0" wp14:anchorId="135EE5FA" wp14:editId="3AA96AA8">
            <wp:extent cx="3805084" cy="267447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0937" t="38253" r="33993" b="17900"/>
                    <a:stretch/>
                  </pic:blipFill>
                  <pic:spPr bwMode="auto">
                    <a:xfrm>
                      <a:off x="0" y="0"/>
                      <a:ext cx="3830043" cy="2692018"/>
                    </a:xfrm>
                    <a:prstGeom prst="rect">
                      <a:avLst/>
                    </a:prstGeom>
                    <a:ln>
                      <a:noFill/>
                    </a:ln>
                    <a:extLst>
                      <a:ext uri="{53640926-AAD7-44D8-BBD7-CCE9431645EC}">
                        <a14:shadowObscured xmlns:a14="http://schemas.microsoft.com/office/drawing/2010/main"/>
                      </a:ext>
                    </a:extLst>
                  </pic:spPr>
                </pic:pic>
              </a:graphicData>
            </a:graphic>
          </wp:inline>
        </w:drawing>
      </w:r>
      <w:r w:rsidR="007B03B1">
        <w:rPr>
          <w:rFonts w:ascii="Book Antiqua" w:hAnsi="Book Antiqua"/>
          <w:sz w:val="24"/>
          <w:szCs w:val="24"/>
        </w:rPr>
        <w:t xml:space="preserve"> </w:t>
      </w:r>
    </w:p>
    <w:p w:rsidR="00132B79" w:rsidRDefault="00132B79" w:rsidP="00132B79">
      <w:pPr>
        <w:rPr>
          <w:ins w:id="56" w:author="Koyyalamudi,Krishna Sumanth" w:date="2020-02-23T22:53:00Z"/>
          <w:rFonts w:ascii="Book Antiqua" w:hAnsi="Book Antiqua"/>
          <w:sz w:val="24"/>
          <w:szCs w:val="24"/>
        </w:rPr>
      </w:pPr>
      <w:r w:rsidRPr="00132B79">
        <w:rPr>
          <w:rFonts w:ascii="Book Antiqua" w:hAnsi="Book Antiqua"/>
          <w:sz w:val="24"/>
          <w:szCs w:val="24"/>
        </w:rPr>
        <w:t xml:space="preserve">If the transaction fails after completion of </w:t>
      </w:r>
      <w:r w:rsidRPr="00132B79">
        <w:rPr>
          <w:rFonts w:ascii="Book Antiqua" w:hAnsi="Book Antiqua"/>
          <w:b/>
          <w:sz w:val="24"/>
          <w:szCs w:val="24"/>
        </w:rPr>
        <w:t>T1</w:t>
      </w:r>
      <w:r w:rsidRPr="00132B79">
        <w:rPr>
          <w:rFonts w:ascii="Book Antiqua" w:hAnsi="Book Antiqua"/>
          <w:sz w:val="24"/>
          <w:szCs w:val="24"/>
        </w:rPr>
        <w:t xml:space="preserve"> but before completion of </w:t>
      </w:r>
      <w:r w:rsidRPr="00132B79">
        <w:rPr>
          <w:rFonts w:ascii="Book Antiqua" w:hAnsi="Book Antiqua"/>
          <w:b/>
          <w:sz w:val="24"/>
          <w:szCs w:val="24"/>
        </w:rPr>
        <w:t>T2</w:t>
      </w:r>
      <w:r w:rsidRPr="00132B79">
        <w:rPr>
          <w:rFonts w:ascii="Book Antiqua" w:hAnsi="Book Antiqua"/>
          <w:sz w:val="24"/>
          <w:szCs w:val="24"/>
        </w:rPr>
        <w:t xml:space="preserve">. (Say, after </w:t>
      </w:r>
      <w:r w:rsidRPr="00132B79">
        <w:rPr>
          <w:rFonts w:ascii="Book Antiqua" w:hAnsi="Book Antiqua"/>
          <w:b/>
          <w:sz w:val="24"/>
          <w:szCs w:val="24"/>
        </w:rPr>
        <w:t>write(X)</w:t>
      </w:r>
      <w:r w:rsidRPr="00132B79">
        <w:rPr>
          <w:rFonts w:ascii="Book Antiqua" w:hAnsi="Book Antiqua"/>
          <w:sz w:val="24"/>
          <w:szCs w:val="24"/>
        </w:rPr>
        <w:t xml:space="preserve"> but before </w:t>
      </w:r>
      <w:r w:rsidRPr="00132B79">
        <w:rPr>
          <w:rFonts w:ascii="Book Antiqua" w:hAnsi="Book Antiqua"/>
          <w:b/>
          <w:sz w:val="24"/>
          <w:szCs w:val="24"/>
        </w:rPr>
        <w:t>write(Y)),</w:t>
      </w:r>
      <w:r w:rsidRPr="00132B79">
        <w:rPr>
          <w:rFonts w:ascii="Book Antiqua" w:hAnsi="Book Antiqua"/>
          <w:sz w:val="24"/>
          <w:szCs w:val="24"/>
        </w:rPr>
        <w:t xml:space="preserve"> then amount has been deducted from </w:t>
      </w:r>
      <w:r w:rsidRPr="00132B79">
        <w:rPr>
          <w:rFonts w:ascii="Book Antiqua" w:hAnsi="Book Antiqua"/>
          <w:b/>
          <w:sz w:val="24"/>
          <w:szCs w:val="24"/>
        </w:rPr>
        <w:t>X</w:t>
      </w:r>
      <w:r w:rsidRPr="00132B79">
        <w:rPr>
          <w:rFonts w:ascii="Book Antiqua" w:hAnsi="Book Antiqua"/>
          <w:sz w:val="24"/>
          <w:szCs w:val="24"/>
        </w:rPr>
        <w:t xml:space="preserve"> but not added to </w:t>
      </w:r>
      <w:r w:rsidRPr="00132B79">
        <w:rPr>
          <w:rFonts w:ascii="Book Antiqua" w:hAnsi="Book Antiqua"/>
          <w:b/>
          <w:sz w:val="24"/>
          <w:szCs w:val="24"/>
        </w:rPr>
        <w:t>Y</w:t>
      </w:r>
      <w:r w:rsidRPr="00132B79">
        <w:rPr>
          <w:rFonts w:ascii="Book Antiqua" w:hAnsi="Book Antiqua"/>
          <w:sz w:val="24"/>
          <w:szCs w:val="24"/>
        </w:rPr>
        <w:t>.  What type of concurrency control problem is this?</w:t>
      </w:r>
    </w:p>
    <w:p w:rsidR="009D0F7A" w:rsidRPr="001021D4" w:rsidRDefault="009D0F7A" w:rsidP="009D0F7A">
      <w:pPr>
        <w:rPr>
          <w:ins w:id="57" w:author="Koyyalamudi,Krishna Sumanth" w:date="2020-02-23T22:53:00Z"/>
          <w:rFonts w:ascii="Book Antiqua" w:hAnsi="Book Antiqua"/>
          <w:sz w:val="24"/>
          <w:szCs w:val="24"/>
        </w:rPr>
        <w:pPrChange w:id="58" w:author="Koyyalamudi,Krishna Sumanth" w:date="2020-02-23T22:53:00Z">
          <w:pPr>
            <w:ind w:left="360"/>
          </w:pPr>
        </w:pPrChange>
      </w:pPr>
      <w:ins w:id="59" w:author="Koyyalamudi,Krishna Sumanth" w:date="2020-02-23T22:53:00Z">
        <w:r>
          <w:rPr>
            <w:rFonts w:ascii="Book Antiqua" w:hAnsi="Book Antiqua"/>
            <w:sz w:val="24"/>
            <w:szCs w:val="24"/>
          </w:rPr>
          <w:t xml:space="preserve">Answer: </w:t>
        </w:r>
      </w:ins>
      <w:ins w:id="60" w:author="Koyyalamudi,Krishna Sumanth" w:date="2020-02-23T22:54:00Z">
        <w:r w:rsidRPr="009D0F7A">
          <w:rPr>
            <w:rFonts w:ascii="Book Antiqua" w:hAnsi="Book Antiqua"/>
            <w:sz w:val="24"/>
            <w:szCs w:val="24"/>
            <w:highlight w:val="yellow"/>
            <w:rPrChange w:id="61" w:author="Koyyalamudi,Krishna Sumanth" w:date="2020-02-23T22:54:00Z">
              <w:rPr>
                <w:rFonts w:ascii="Book Antiqua" w:hAnsi="Book Antiqua"/>
                <w:sz w:val="24"/>
                <w:szCs w:val="24"/>
              </w:rPr>
            </w:rPrChange>
          </w:rPr>
          <w:t>Inconsistent Retrievals</w:t>
        </w:r>
      </w:ins>
    </w:p>
    <w:p w:rsidR="009D0F7A" w:rsidRDefault="009D0F7A" w:rsidP="00132B79">
      <w:pPr>
        <w:rPr>
          <w:rFonts w:ascii="Book Antiqua" w:hAnsi="Book Antiqua"/>
          <w:sz w:val="24"/>
          <w:szCs w:val="24"/>
        </w:rPr>
      </w:pPr>
    </w:p>
    <w:p w:rsidR="00132B79" w:rsidRDefault="00132B79" w:rsidP="00132B79">
      <w:pPr>
        <w:rPr>
          <w:rFonts w:ascii="Book Antiqua" w:hAnsi="Book Antiqua"/>
          <w:sz w:val="24"/>
          <w:szCs w:val="24"/>
        </w:rPr>
      </w:pPr>
    </w:p>
    <w:p w:rsidR="00132B79" w:rsidRDefault="00132B79" w:rsidP="00132B79">
      <w:pPr>
        <w:rPr>
          <w:rFonts w:ascii="Book Antiqua" w:hAnsi="Book Antiqua"/>
          <w:b/>
          <w:sz w:val="24"/>
          <w:szCs w:val="24"/>
        </w:rPr>
      </w:pPr>
      <w:r w:rsidRPr="00132B79">
        <w:rPr>
          <w:rFonts w:ascii="Book Antiqua" w:hAnsi="Book Antiqua"/>
          <w:b/>
          <w:sz w:val="24"/>
          <w:szCs w:val="24"/>
        </w:rPr>
        <w:t>Submission:</w:t>
      </w:r>
    </w:p>
    <w:p w:rsidR="00132B79" w:rsidRPr="00132B79" w:rsidRDefault="00132B79" w:rsidP="00132B79">
      <w:pPr>
        <w:rPr>
          <w:rFonts w:ascii="Book Antiqua" w:hAnsi="Book Antiqua"/>
          <w:b/>
          <w:sz w:val="24"/>
          <w:szCs w:val="24"/>
        </w:rPr>
      </w:pPr>
      <w:r w:rsidRPr="00132B79">
        <w:rPr>
          <w:rFonts w:ascii="Book Antiqua" w:hAnsi="Book Antiqua"/>
          <w:b/>
          <w:sz w:val="24"/>
          <w:szCs w:val="24"/>
        </w:rPr>
        <w:t>Rename this given file with your Lastname_Assignment0</w:t>
      </w:r>
      <w:r w:rsidR="00567014">
        <w:rPr>
          <w:rFonts w:ascii="Book Antiqua" w:hAnsi="Book Antiqua"/>
          <w:b/>
          <w:sz w:val="24"/>
          <w:szCs w:val="24"/>
        </w:rPr>
        <w:t>4</w:t>
      </w:r>
      <w:r w:rsidR="009D7327">
        <w:rPr>
          <w:rFonts w:ascii="Book Antiqua" w:hAnsi="Book Antiqua"/>
          <w:b/>
          <w:sz w:val="24"/>
          <w:szCs w:val="24"/>
        </w:rPr>
        <w:t xml:space="preserve"> where the last name is your last name</w:t>
      </w:r>
      <w:r w:rsidRPr="00132B79">
        <w:rPr>
          <w:rFonts w:ascii="Book Antiqua" w:hAnsi="Book Antiqua"/>
          <w:b/>
          <w:sz w:val="24"/>
          <w:szCs w:val="24"/>
        </w:rPr>
        <w:t>. Please highlight your answers in yellow color and submit your word doc file.</w:t>
      </w:r>
    </w:p>
    <w:p w:rsidR="00DA77DD" w:rsidRDefault="00DA77DD" w:rsidP="00132B79">
      <w:pPr>
        <w:rPr>
          <w:rFonts w:ascii="Book Antiqua" w:hAnsi="Book Antiqua"/>
          <w:sz w:val="24"/>
          <w:szCs w:val="24"/>
        </w:rPr>
      </w:pPr>
    </w:p>
    <w:p w:rsidR="00DA77DD" w:rsidRPr="003D63C4" w:rsidRDefault="00DA77DD" w:rsidP="00132B79">
      <w:pPr>
        <w:rPr>
          <w:rFonts w:ascii="Book Antiqua" w:hAnsi="Book Antiqua"/>
          <w:sz w:val="24"/>
          <w:szCs w:val="24"/>
        </w:rPr>
      </w:pPr>
    </w:p>
    <w:sectPr w:rsidR="00DA77DD" w:rsidRPr="003D63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6667D4"/>
    <w:multiLevelType w:val="hybridMultilevel"/>
    <w:tmpl w:val="4B36D2BE"/>
    <w:lvl w:ilvl="0" w:tplc="3EF23C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E34191"/>
    <w:multiLevelType w:val="hybridMultilevel"/>
    <w:tmpl w:val="10FAB7D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5F6F61"/>
    <w:multiLevelType w:val="hybridMultilevel"/>
    <w:tmpl w:val="410A7644"/>
    <w:lvl w:ilvl="0" w:tplc="8ACEA674">
      <w:start w:val="1"/>
      <w:numFmt w:val="lowerLetter"/>
      <w:lvlText w:val="%1."/>
      <w:lvlJc w:val="left"/>
      <w:pPr>
        <w:ind w:left="63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06348F0"/>
    <w:multiLevelType w:val="hybridMultilevel"/>
    <w:tmpl w:val="1C368922"/>
    <w:lvl w:ilvl="0" w:tplc="0409000F">
      <w:start w:val="1"/>
      <w:numFmt w:val="decimal"/>
      <w:lvlText w:val="%1."/>
      <w:lvlJc w:val="left"/>
      <w:pPr>
        <w:ind w:left="990" w:hanging="360"/>
      </w:pPr>
      <w:rPr>
        <w:rFonts w:hint="default"/>
      </w:r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 w15:restartNumberingAfterBreak="0">
    <w:nsid w:val="7A6E18B3"/>
    <w:multiLevelType w:val="hybridMultilevel"/>
    <w:tmpl w:val="11B6B118"/>
    <w:lvl w:ilvl="0" w:tplc="4BFA32A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4"/>
  </w:num>
  <w:num w:numId="3">
    <w:abstractNumId w:val="2"/>
  </w:num>
  <w:num w:numId="4">
    <w:abstractNumId w:val="3"/>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oyyalamudi,Krishna Sumanth">
    <w15:presenceInfo w15:providerId="AD" w15:userId="S-1-5-21-2139973840-800022822-604069369-1796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5B42"/>
    <w:rsid w:val="000214F7"/>
    <w:rsid w:val="00026B2C"/>
    <w:rsid w:val="000A6E09"/>
    <w:rsid w:val="000D66DB"/>
    <w:rsid w:val="000F2BE9"/>
    <w:rsid w:val="00102128"/>
    <w:rsid w:val="00132B79"/>
    <w:rsid w:val="001574A7"/>
    <w:rsid w:val="001A4D8B"/>
    <w:rsid w:val="002034C4"/>
    <w:rsid w:val="0028214B"/>
    <w:rsid w:val="002A0B32"/>
    <w:rsid w:val="002B0498"/>
    <w:rsid w:val="0038397B"/>
    <w:rsid w:val="003C3779"/>
    <w:rsid w:val="003C5D22"/>
    <w:rsid w:val="003D63C4"/>
    <w:rsid w:val="003F77C6"/>
    <w:rsid w:val="004472CB"/>
    <w:rsid w:val="004478B2"/>
    <w:rsid w:val="0048046A"/>
    <w:rsid w:val="00553E97"/>
    <w:rsid w:val="00567014"/>
    <w:rsid w:val="00627E76"/>
    <w:rsid w:val="0069149E"/>
    <w:rsid w:val="006926D7"/>
    <w:rsid w:val="006C4375"/>
    <w:rsid w:val="0071083D"/>
    <w:rsid w:val="007309DB"/>
    <w:rsid w:val="00743BCA"/>
    <w:rsid w:val="00775C71"/>
    <w:rsid w:val="007B03B1"/>
    <w:rsid w:val="007B65BB"/>
    <w:rsid w:val="007C6F07"/>
    <w:rsid w:val="007E2E59"/>
    <w:rsid w:val="007E39DB"/>
    <w:rsid w:val="0084745D"/>
    <w:rsid w:val="00847CC5"/>
    <w:rsid w:val="00933251"/>
    <w:rsid w:val="00953A1B"/>
    <w:rsid w:val="00990830"/>
    <w:rsid w:val="009D0F7A"/>
    <w:rsid w:val="009D7327"/>
    <w:rsid w:val="00A1587B"/>
    <w:rsid w:val="00A85204"/>
    <w:rsid w:val="00AD3D54"/>
    <w:rsid w:val="00B83235"/>
    <w:rsid w:val="00B85E5A"/>
    <w:rsid w:val="00BB6FA0"/>
    <w:rsid w:val="00BC0579"/>
    <w:rsid w:val="00BC370A"/>
    <w:rsid w:val="00BD0DD7"/>
    <w:rsid w:val="00BD37EE"/>
    <w:rsid w:val="00C07958"/>
    <w:rsid w:val="00C23AC2"/>
    <w:rsid w:val="00CC0ABB"/>
    <w:rsid w:val="00CD5B42"/>
    <w:rsid w:val="00D175F5"/>
    <w:rsid w:val="00D57156"/>
    <w:rsid w:val="00DA77DD"/>
    <w:rsid w:val="00E20382"/>
    <w:rsid w:val="00EA14FC"/>
    <w:rsid w:val="00F365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0476B"/>
  <w15:chartTrackingRefBased/>
  <w15:docId w15:val="{41FA0F18-ECC5-4B44-83E7-6DCD77CF7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5B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753587">
      <w:bodyDiv w:val="1"/>
      <w:marLeft w:val="0"/>
      <w:marRight w:val="0"/>
      <w:marTop w:val="0"/>
      <w:marBottom w:val="0"/>
      <w:divBdr>
        <w:top w:val="none" w:sz="0" w:space="0" w:color="auto"/>
        <w:left w:val="none" w:sz="0" w:space="0" w:color="auto"/>
        <w:bottom w:val="none" w:sz="0" w:space="0" w:color="auto"/>
        <w:right w:val="none" w:sz="0" w:space="0" w:color="auto"/>
      </w:divBdr>
      <w:divsChild>
        <w:div w:id="1717075379">
          <w:marLeft w:val="0"/>
          <w:marRight w:val="-13770"/>
          <w:marTop w:val="0"/>
          <w:marBottom w:val="0"/>
          <w:divBdr>
            <w:top w:val="none" w:sz="0" w:space="0" w:color="auto"/>
            <w:left w:val="none" w:sz="0" w:space="0" w:color="auto"/>
            <w:bottom w:val="none" w:sz="0" w:space="0" w:color="auto"/>
            <w:right w:val="none" w:sz="0" w:space="0" w:color="auto"/>
          </w:divBdr>
        </w:div>
        <w:div w:id="1627658890">
          <w:marLeft w:val="0"/>
          <w:marRight w:val="-13770"/>
          <w:marTop w:val="0"/>
          <w:marBottom w:val="0"/>
          <w:divBdr>
            <w:top w:val="none" w:sz="0" w:space="0" w:color="auto"/>
            <w:left w:val="none" w:sz="0" w:space="0" w:color="auto"/>
            <w:bottom w:val="none" w:sz="0" w:space="0" w:color="auto"/>
            <w:right w:val="none" w:sz="0" w:space="0" w:color="auto"/>
          </w:divBdr>
        </w:div>
        <w:div w:id="645546792">
          <w:marLeft w:val="0"/>
          <w:marRight w:val="-13770"/>
          <w:marTop w:val="0"/>
          <w:marBottom w:val="0"/>
          <w:divBdr>
            <w:top w:val="none" w:sz="0" w:space="0" w:color="auto"/>
            <w:left w:val="none" w:sz="0" w:space="0" w:color="auto"/>
            <w:bottom w:val="none" w:sz="0" w:space="0" w:color="auto"/>
            <w:right w:val="none" w:sz="0" w:space="0" w:color="auto"/>
          </w:divBdr>
        </w:div>
      </w:divsChild>
    </w:div>
    <w:div w:id="50154360">
      <w:bodyDiv w:val="1"/>
      <w:marLeft w:val="0"/>
      <w:marRight w:val="0"/>
      <w:marTop w:val="0"/>
      <w:marBottom w:val="0"/>
      <w:divBdr>
        <w:top w:val="none" w:sz="0" w:space="0" w:color="auto"/>
        <w:left w:val="none" w:sz="0" w:space="0" w:color="auto"/>
        <w:bottom w:val="none" w:sz="0" w:space="0" w:color="auto"/>
        <w:right w:val="none" w:sz="0" w:space="0" w:color="auto"/>
      </w:divBdr>
      <w:divsChild>
        <w:div w:id="2140298160">
          <w:marLeft w:val="0"/>
          <w:marRight w:val="-13770"/>
          <w:marTop w:val="0"/>
          <w:marBottom w:val="0"/>
          <w:divBdr>
            <w:top w:val="none" w:sz="0" w:space="0" w:color="auto"/>
            <w:left w:val="none" w:sz="0" w:space="0" w:color="auto"/>
            <w:bottom w:val="none" w:sz="0" w:space="0" w:color="auto"/>
            <w:right w:val="none" w:sz="0" w:space="0" w:color="auto"/>
          </w:divBdr>
        </w:div>
        <w:div w:id="121308914">
          <w:marLeft w:val="0"/>
          <w:marRight w:val="-13770"/>
          <w:marTop w:val="0"/>
          <w:marBottom w:val="0"/>
          <w:divBdr>
            <w:top w:val="none" w:sz="0" w:space="0" w:color="auto"/>
            <w:left w:val="none" w:sz="0" w:space="0" w:color="auto"/>
            <w:bottom w:val="none" w:sz="0" w:space="0" w:color="auto"/>
            <w:right w:val="none" w:sz="0" w:space="0" w:color="auto"/>
          </w:divBdr>
        </w:div>
      </w:divsChild>
    </w:div>
    <w:div w:id="154953003">
      <w:bodyDiv w:val="1"/>
      <w:marLeft w:val="0"/>
      <w:marRight w:val="0"/>
      <w:marTop w:val="0"/>
      <w:marBottom w:val="0"/>
      <w:divBdr>
        <w:top w:val="none" w:sz="0" w:space="0" w:color="auto"/>
        <w:left w:val="none" w:sz="0" w:space="0" w:color="auto"/>
        <w:bottom w:val="none" w:sz="0" w:space="0" w:color="auto"/>
        <w:right w:val="none" w:sz="0" w:space="0" w:color="auto"/>
      </w:divBdr>
      <w:divsChild>
        <w:div w:id="647978685">
          <w:marLeft w:val="0"/>
          <w:marRight w:val="-13770"/>
          <w:marTop w:val="0"/>
          <w:marBottom w:val="0"/>
          <w:divBdr>
            <w:top w:val="none" w:sz="0" w:space="0" w:color="auto"/>
            <w:left w:val="none" w:sz="0" w:space="0" w:color="auto"/>
            <w:bottom w:val="none" w:sz="0" w:space="0" w:color="auto"/>
            <w:right w:val="none" w:sz="0" w:space="0" w:color="auto"/>
          </w:divBdr>
        </w:div>
        <w:div w:id="245652110">
          <w:marLeft w:val="0"/>
          <w:marRight w:val="-13770"/>
          <w:marTop w:val="0"/>
          <w:marBottom w:val="0"/>
          <w:divBdr>
            <w:top w:val="none" w:sz="0" w:space="0" w:color="auto"/>
            <w:left w:val="none" w:sz="0" w:space="0" w:color="auto"/>
            <w:bottom w:val="none" w:sz="0" w:space="0" w:color="auto"/>
            <w:right w:val="none" w:sz="0" w:space="0" w:color="auto"/>
          </w:divBdr>
        </w:div>
        <w:div w:id="728000843">
          <w:marLeft w:val="0"/>
          <w:marRight w:val="-13770"/>
          <w:marTop w:val="0"/>
          <w:marBottom w:val="0"/>
          <w:divBdr>
            <w:top w:val="none" w:sz="0" w:space="0" w:color="auto"/>
            <w:left w:val="none" w:sz="0" w:space="0" w:color="auto"/>
            <w:bottom w:val="none" w:sz="0" w:space="0" w:color="auto"/>
            <w:right w:val="none" w:sz="0" w:space="0" w:color="auto"/>
          </w:divBdr>
        </w:div>
        <w:div w:id="452990541">
          <w:marLeft w:val="0"/>
          <w:marRight w:val="-13770"/>
          <w:marTop w:val="0"/>
          <w:marBottom w:val="0"/>
          <w:divBdr>
            <w:top w:val="none" w:sz="0" w:space="0" w:color="auto"/>
            <w:left w:val="none" w:sz="0" w:space="0" w:color="auto"/>
            <w:bottom w:val="none" w:sz="0" w:space="0" w:color="auto"/>
            <w:right w:val="none" w:sz="0" w:space="0" w:color="auto"/>
          </w:divBdr>
        </w:div>
        <w:div w:id="123357790">
          <w:marLeft w:val="0"/>
          <w:marRight w:val="-13770"/>
          <w:marTop w:val="0"/>
          <w:marBottom w:val="0"/>
          <w:divBdr>
            <w:top w:val="none" w:sz="0" w:space="0" w:color="auto"/>
            <w:left w:val="none" w:sz="0" w:space="0" w:color="auto"/>
            <w:bottom w:val="none" w:sz="0" w:space="0" w:color="auto"/>
            <w:right w:val="none" w:sz="0" w:space="0" w:color="auto"/>
          </w:divBdr>
        </w:div>
        <w:div w:id="100804223">
          <w:marLeft w:val="0"/>
          <w:marRight w:val="-13770"/>
          <w:marTop w:val="0"/>
          <w:marBottom w:val="0"/>
          <w:divBdr>
            <w:top w:val="none" w:sz="0" w:space="0" w:color="auto"/>
            <w:left w:val="none" w:sz="0" w:space="0" w:color="auto"/>
            <w:bottom w:val="none" w:sz="0" w:space="0" w:color="auto"/>
            <w:right w:val="none" w:sz="0" w:space="0" w:color="auto"/>
          </w:divBdr>
        </w:div>
        <w:div w:id="2009483079">
          <w:marLeft w:val="0"/>
          <w:marRight w:val="-13770"/>
          <w:marTop w:val="0"/>
          <w:marBottom w:val="0"/>
          <w:divBdr>
            <w:top w:val="none" w:sz="0" w:space="0" w:color="auto"/>
            <w:left w:val="none" w:sz="0" w:space="0" w:color="auto"/>
            <w:bottom w:val="none" w:sz="0" w:space="0" w:color="auto"/>
            <w:right w:val="none" w:sz="0" w:space="0" w:color="auto"/>
          </w:divBdr>
        </w:div>
        <w:div w:id="63527385">
          <w:marLeft w:val="0"/>
          <w:marRight w:val="-13770"/>
          <w:marTop w:val="0"/>
          <w:marBottom w:val="0"/>
          <w:divBdr>
            <w:top w:val="none" w:sz="0" w:space="0" w:color="auto"/>
            <w:left w:val="none" w:sz="0" w:space="0" w:color="auto"/>
            <w:bottom w:val="none" w:sz="0" w:space="0" w:color="auto"/>
            <w:right w:val="none" w:sz="0" w:space="0" w:color="auto"/>
          </w:divBdr>
        </w:div>
        <w:div w:id="2113238345">
          <w:marLeft w:val="0"/>
          <w:marRight w:val="-13770"/>
          <w:marTop w:val="0"/>
          <w:marBottom w:val="0"/>
          <w:divBdr>
            <w:top w:val="none" w:sz="0" w:space="0" w:color="auto"/>
            <w:left w:val="none" w:sz="0" w:space="0" w:color="auto"/>
            <w:bottom w:val="none" w:sz="0" w:space="0" w:color="auto"/>
            <w:right w:val="none" w:sz="0" w:space="0" w:color="auto"/>
          </w:divBdr>
        </w:div>
        <w:div w:id="375551016">
          <w:marLeft w:val="0"/>
          <w:marRight w:val="-13770"/>
          <w:marTop w:val="0"/>
          <w:marBottom w:val="0"/>
          <w:divBdr>
            <w:top w:val="none" w:sz="0" w:space="0" w:color="auto"/>
            <w:left w:val="none" w:sz="0" w:space="0" w:color="auto"/>
            <w:bottom w:val="none" w:sz="0" w:space="0" w:color="auto"/>
            <w:right w:val="none" w:sz="0" w:space="0" w:color="auto"/>
          </w:divBdr>
        </w:div>
        <w:div w:id="1326325117">
          <w:marLeft w:val="0"/>
          <w:marRight w:val="-13770"/>
          <w:marTop w:val="0"/>
          <w:marBottom w:val="0"/>
          <w:divBdr>
            <w:top w:val="none" w:sz="0" w:space="0" w:color="auto"/>
            <w:left w:val="none" w:sz="0" w:space="0" w:color="auto"/>
            <w:bottom w:val="none" w:sz="0" w:space="0" w:color="auto"/>
            <w:right w:val="none" w:sz="0" w:space="0" w:color="auto"/>
          </w:divBdr>
        </w:div>
        <w:div w:id="1225792951">
          <w:marLeft w:val="0"/>
          <w:marRight w:val="-13770"/>
          <w:marTop w:val="0"/>
          <w:marBottom w:val="0"/>
          <w:divBdr>
            <w:top w:val="none" w:sz="0" w:space="0" w:color="auto"/>
            <w:left w:val="none" w:sz="0" w:space="0" w:color="auto"/>
            <w:bottom w:val="none" w:sz="0" w:space="0" w:color="auto"/>
            <w:right w:val="none" w:sz="0" w:space="0" w:color="auto"/>
          </w:divBdr>
        </w:div>
        <w:div w:id="2117096967">
          <w:marLeft w:val="0"/>
          <w:marRight w:val="-13770"/>
          <w:marTop w:val="0"/>
          <w:marBottom w:val="0"/>
          <w:divBdr>
            <w:top w:val="none" w:sz="0" w:space="0" w:color="auto"/>
            <w:left w:val="none" w:sz="0" w:space="0" w:color="auto"/>
            <w:bottom w:val="none" w:sz="0" w:space="0" w:color="auto"/>
            <w:right w:val="none" w:sz="0" w:space="0" w:color="auto"/>
          </w:divBdr>
        </w:div>
        <w:div w:id="1526291483">
          <w:marLeft w:val="0"/>
          <w:marRight w:val="-13770"/>
          <w:marTop w:val="0"/>
          <w:marBottom w:val="0"/>
          <w:divBdr>
            <w:top w:val="none" w:sz="0" w:space="0" w:color="auto"/>
            <w:left w:val="none" w:sz="0" w:space="0" w:color="auto"/>
            <w:bottom w:val="none" w:sz="0" w:space="0" w:color="auto"/>
            <w:right w:val="none" w:sz="0" w:space="0" w:color="auto"/>
          </w:divBdr>
        </w:div>
        <w:div w:id="495153931">
          <w:marLeft w:val="0"/>
          <w:marRight w:val="-13770"/>
          <w:marTop w:val="0"/>
          <w:marBottom w:val="0"/>
          <w:divBdr>
            <w:top w:val="none" w:sz="0" w:space="0" w:color="auto"/>
            <w:left w:val="none" w:sz="0" w:space="0" w:color="auto"/>
            <w:bottom w:val="none" w:sz="0" w:space="0" w:color="auto"/>
            <w:right w:val="none" w:sz="0" w:space="0" w:color="auto"/>
          </w:divBdr>
        </w:div>
      </w:divsChild>
    </w:div>
    <w:div w:id="164591811">
      <w:bodyDiv w:val="1"/>
      <w:marLeft w:val="0"/>
      <w:marRight w:val="0"/>
      <w:marTop w:val="0"/>
      <w:marBottom w:val="0"/>
      <w:divBdr>
        <w:top w:val="none" w:sz="0" w:space="0" w:color="auto"/>
        <w:left w:val="none" w:sz="0" w:space="0" w:color="auto"/>
        <w:bottom w:val="none" w:sz="0" w:space="0" w:color="auto"/>
        <w:right w:val="none" w:sz="0" w:space="0" w:color="auto"/>
      </w:divBdr>
      <w:divsChild>
        <w:div w:id="287586228">
          <w:marLeft w:val="0"/>
          <w:marRight w:val="-13770"/>
          <w:marTop w:val="0"/>
          <w:marBottom w:val="0"/>
          <w:divBdr>
            <w:top w:val="none" w:sz="0" w:space="0" w:color="auto"/>
            <w:left w:val="none" w:sz="0" w:space="0" w:color="auto"/>
            <w:bottom w:val="none" w:sz="0" w:space="0" w:color="auto"/>
            <w:right w:val="none" w:sz="0" w:space="0" w:color="auto"/>
          </w:divBdr>
        </w:div>
        <w:div w:id="348991138">
          <w:marLeft w:val="0"/>
          <w:marRight w:val="-13770"/>
          <w:marTop w:val="0"/>
          <w:marBottom w:val="0"/>
          <w:divBdr>
            <w:top w:val="none" w:sz="0" w:space="0" w:color="auto"/>
            <w:left w:val="none" w:sz="0" w:space="0" w:color="auto"/>
            <w:bottom w:val="none" w:sz="0" w:space="0" w:color="auto"/>
            <w:right w:val="none" w:sz="0" w:space="0" w:color="auto"/>
          </w:divBdr>
        </w:div>
      </w:divsChild>
    </w:div>
    <w:div w:id="277220455">
      <w:bodyDiv w:val="1"/>
      <w:marLeft w:val="0"/>
      <w:marRight w:val="0"/>
      <w:marTop w:val="0"/>
      <w:marBottom w:val="0"/>
      <w:divBdr>
        <w:top w:val="none" w:sz="0" w:space="0" w:color="auto"/>
        <w:left w:val="none" w:sz="0" w:space="0" w:color="auto"/>
        <w:bottom w:val="none" w:sz="0" w:space="0" w:color="auto"/>
        <w:right w:val="none" w:sz="0" w:space="0" w:color="auto"/>
      </w:divBdr>
      <w:divsChild>
        <w:div w:id="983268100">
          <w:marLeft w:val="0"/>
          <w:marRight w:val="-13770"/>
          <w:marTop w:val="0"/>
          <w:marBottom w:val="0"/>
          <w:divBdr>
            <w:top w:val="none" w:sz="0" w:space="0" w:color="auto"/>
            <w:left w:val="none" w:sz="0" w:space="0" w:color="auto"/>
            <w:bottom w:val="none" w:sz="0" w:space="0" w:color="auto"/>
            <w:right w:val="none" w:sz="0" w:space="0" w:color="auto"/>
          </w:divBdr>
        </w:div>
        <w:div w:id="1874419716">
          <w:marLeft w:val="0"/>
          <w:marRight w:val="-13770"/>
          <w:marTop w:val="0"/>
          <w:marBottom w:val="0"/>
          <w:divBdr>
            <w:top w:val="none" w:sz="0" w:space="0" w:color="auto"/>
            <w:left w:val="none" w:sz="0" w:space="0" w:color="auto"/>
            <w:bottom w:val="none" w:sz="0" w:space="0" w:color="auto"/>
            <w:right w:val="none" w:sz="0" w:space="0" w:color="auto"/>
          </w:divBdr>
        </w:div>
      </w:divsChild>
    </w:div>
    <w:div w:id="388891361">
      <w:bodyDiv w:val="1"/>
      <w:marLeft w:val="0"/>
      <w:marRight w:val="0"/>
      <w:marTop w:val="0"/>
      <w:marBottom w:val="0"/>
      <w:divBdr>
        <w:top w:val="none" w:sz="0" w:space="0" w:color="auto"/>
        <w:left w:val="none" w:sz="0" w:space="0" w:color="auto"/>
        <w:bottom w:val="none" w:sz="0" w:space="0" w:color="auto"/>
        <w:right w:val="none" w:sz="0" w:space="0" w:color="auto"/>
      </w:divBdr>
      <w:divsChild>
        <w:div w:id="986973354">
          <w:marLeft w:val="0"/>
          <w:marRight w:val="-13770"/>
          <w:marTop w:val="0"/>
          <w:marBottom w:val="0"/>
          <w:divBdr>
            <w:top w:val="none" w:sz="0" w:space="0" w:color="auto"/>
            <w:left w:val="none" w:sz="0" w:space="0" w:color="auto"/>
            <w:bottom w:val="none" w:sz="0" w:space="0" w:color="auto"/>
            <w:right w:val="none" w:sz="0" w:space="0" w:color="auto"/>
          </w:divBdr>
        </w:div>
        <w:div w:id="1790779325">
          <w:marLeft w:val="0"/>
          <w:marRight w:val="-13770"/>
          <w:marTop w:val="0"/>
          <w:marBottom w:val="0"/>
          <w:divBdr>
            <w:top w:val="none" w:sz="0" w:space="0" w:color="auto"/>
            <w:left w:val="none" w:sz="0" w:space="0" w:color="auto"/>
            <w:bottom w:val="none" w:sz="0" w:space="0" w:color="auto"/>
            <w:right w:val="none" w:sz="0" w:space="0" w:color="auto"/>
          </w:divBdr>
        </w:div>
        <w:div w:id="520554785">
          <w:marLeft w:val="0"/>
          <w:marRight w:val="-13770"/>
          <w:marTop w:val="0"/>
          <w:marBottom w:val="0"/>
          <w:divBdr>
            <w:top w:val="none" w:sz="0" w:space="0" w:color="auto"/>
            <w:left w:val="none" w:sz="0" w:space="0" w:color="auto"/>
            <w:bottom w:val="none" w:sz="0" w:space="0" w:color="auto"/>
            <w:right w:val="none" w:sz="0" w:space="0" w:color="auto"/>
          </w:divBdr>
        </w:div>
        <w:div w:id="1340886142">
          <w:marLeft w:val="0"/>
          <w:marRight w:val="-13770"/>
          <w:marTop w:val="0"/>
          <w:marBottom w:val="0"/>
          <w:divBdr>
            <w:top w:val="none" w:sz="0" w:space="0" w:color="auto"/>
            <w:left w:val="none" w:sz="0" w:space="0" w:color="auto"/>
            <w:bottom w:val="none" w:sz="0" w:space="0" w:color="auto"/>
            <w:right w:val="none" w:sz="0" w:space="0" w:color="auto"/>
          </w:divBdr>
        </w:div>
        <w:div w:id="741951334">
          <w:marLeft w:val="0"/>
          <w:marRight w:val="-13770"/>
          <w:marTop w:val="0"/>
          <w:marBottom w:val="0"/>
          <w:divBdr>
            <w:top w:val="none" w:sz="0" w:space="0" w:color="auto"/>
            <w:left w:val="none" w:sz="0" w:space="0" w:color="auto"/>
            <w:bottom w:val="none" w:sz="0" w:space="0" w:color="auto"/>
            <w:right w:val="none" w:sz="0" w:space="0" w:color="auto"/>
          </w:divBdr>
        </w:div>
        <w:div w:id="952176294">
          <w:marLeft w:val="0"/>
          <w:marRight w:val="-13770"/>
          <w:marTop w:val="0"/>
          <w:marBottom w:val="0"/>
          <w:divBdr>
            <w:top w:val="none" w:sz="0" w:space="0" w:color="auto"/>
            <w:left w:val="none" w:sz="0" w:space="0" w:color="auto"/>
            <w:bottom w:val="none" w:sz="0" w:space="0" w:color="auto"/>
            <w:right w:val="none" w:sz="0" w:space="0" w:color="auto"/>
          </w:divBdr>
        </w:div>
        <w:div w:id="61489185">
          <w:marLeft w:val="0"/>
          <w:marRight w:val="-13770"/>
          <w:marTop w:val="0"/>
          <w:marBottom w:val="0"/>
          <w:divBdr>
            <w:top w:val="none" w:sz="0" w:space="0" w:color="auto"/>
            <w:left w:val="none" w:sz="0" w:space="0" w:color="auto"/>
            <w:bottom w:val="none" w:sz="0" w:space="0" w:color="auto"/>
            <w:right w:val="none" w:sz="0" w:space="0" w:color="auto"/>
          </w:divBdr>
        </w:div>
        <w:div w:id="1573813168">
          <w:marLeft w:val="0"/>
          <w:marRight w:val="-13770"/>
          <w:marTop w:val="0"/>
          <w:marBottom w:val="0"/>
          <w:divBdr>
            <w:top w:val="none" w:sz="0" w:space="0" w:color="auto"/>
            <w:left w:val="none" w:sz="0" w:space="0" w:color="auto"/>
            <w:bottom w:val="none" w:sz="0" w:space="0" w:color="auto"/>
            <w:right w:val="none" w:sz="0" w:space="0" w:color="auto"/>
          </w:divBdr>
        </w:div>
        <w:div w:id="1322467314">
          <w:marLeft w:val="0"/>
          <w:marRight w:val="-13770"/>
          <w:marTop w:val="0"/>
          <w:marBottom w:val="0"/>
          <w:divBdr>
            <w:top w:val="none" w:sz="0" w:space="0" w:color="auto"/>
            <w:left w:val="none" w:sz="0" w:space="0" w:color="auto"/>
            <w:bottom w:val="none" w:sz="0" w:space="0" w:color="auto"/>
            <w:right w:val="none" w:sz="0" w:space="0" w:color="auto"/>
          </w:divBdr>
        </w:div>
        <w:div w:id="1063023882">
          <w:marLeft w:val="0"/>
          <w:marRight w:val="-13770"/>
          <w:marTop w:val="0"/>
          <w:marBottom w:val="0"/>
          <w:divBdr>
            <w:top w:val="none" w:sz="0" w:space="0" w:color="auto"/>
            <w:left w:val="none" w:sz="0" w:space="0" w:color="auto"/>
            <w:bottom w:val="none" w:sz="0" w:space="0" w:color="auto"/>
            <w:right w:val="none" w:sz="0" w:space="0" w:color="auto"/>
          </w:divBdr>
        </w:div>
        <w:div w:id="417286095">
          <w:marLeft w:val="0"/>
          <w:marRight w:val="-13770"/>
          <w:marTop w:val="0"/>
          <w:marBottom w:val="0"/>
          <w:divBdr>
            <w:top w:val="none" w:sz="0" w:space="0" w:color="auto"/>
            <w:left w:val="none" w:sz="0" w:space="0" w:color="auto"/>
            <w:bottom w:val="none" w:sz="0" w:space="0" w:color="auto"/>
            <w:right w:val="none" w:sz="0" w:space="0" w:color="auto"/>
          </w:divBdr>
        </w:div>
        <w:div w:id="1648708540">
          <w:marLeft w:val="0"/>
          <w:marRight w:val="-13770"/>
          <w:marTop w:val="0"/>
          <w:marBottom w:val="0"/>
          <w:divBdr>
            <w:top w:val="none" w:sz="0" w:space="0" w:color="auto"/>
            <w:left w:val="none" w:sz="0" w:space="0" w:color="auto"/>
            <w:bottom w:val="none" w:sz="0" w:space="0" w:color="auto"/>
            <w:right w:val="none" w:sz="0" w:space="0" w:color="auto"/>
          </w:divBdr>
        </w:div>
      </w:divsChild>
    </w:div>
    <w:div w:id="519466263">
      <w:bodyDiv w:val="1"/>
      <w:marLeft w:val="0"/>
      <w:marRight w:val="0"/>
      <w:marTop w:val="0"/>
      <w:marBottom w:val="0"/>
      <w:divBdr>
        <w:top w:val="none" w:sz="0" w:space="0" w:color="auto"/>
        <w:left w:val="none" w:sz="0" w:space="0" w:color="auto"/>
        <w:bottom w:val="none" w:sz="0" w:space="0" w:color="auto"/>
        <w:right w:val="none" w:sz="0" w:space="0" w:color="auto"/>
      </w:divBdr>
      <w:divsChild>
        <w:div w:id="1841385767">
          <w:marLeft w:val="0"/>
          <w:marRight w:val="-13770"/>
          <w:marTop w:val="0"/>
          <w:marBottom w:val="0"/>
          <w:divBdr>
            <w:top w:val="none" w:sz="0" w:space="0" w:color="auto"/>
            <w:left w:val="none" w:sz="0" w:space="0" w:color="auto"/>
            <w:bottom w:val="none" w:sz="0" w:space="0" w:color="auto"/>
            <w:right w:val="none" w:sz="0" w:space="0" w:color="auto"/>
          </w:divBdr>
        </w:div>
        <w:div w:id="1949115408">
          <w:marLeft w:val="0"/>
          <w:marRight w:val="-13770"/>
          <w:marTop w:val="0"/>
          <w:marBottom w:val="0"/>
          <w:divBdr>
            <w:top w:val="none" w:sz="0" w:space="0" w:color="auto"/>
            <w:left w:val="none" w:sz="0" w:space="0" w:color="auto"/>
            <w:bottom w:val="none" w:sz="0" w:space="0" w:color="auto"/>
            <w:right w:val="none" w:sz="0" w:space="0" w:color="auto"/>
          </w:divBdr>
        </w:div>
      </w:divsChild>
    </w:div>
    <w:div w:id="665935089">
      <w:bodyDiv w:val="1"/>
      <w:marLeft w:val="0"/>
      <w:marRight w:val="0"/>
      <w:marTop w:val="0"/>
      <w:marBottom w:val="0"/>
      <w:divBdr>
        <w:top w:val="none" w:sz="0" w:space="0" w:color="auto"/>
        <w:left w:val="none" w:sz="0" w:space="0" w:color="auto"/>
        <w:bottom w:val="none" w:sz="0" w:space="0" w:color="auto"/>
        <w:right w:val="none" w:sz="0" w:space="0" w:color="auto"/>
      </w:divBdr>
      <w:divsChild>
        <w:div w:id="2100247005">
          <w:marLeft w:val="0"/>
          <w:marRight w:val="-13770"/>
          <w:marTop w:val="0"/>
          <w:marBottom w:val="0"/>
          <w:divBdr>
            <w:top w:val="none" w:sz="0" w:space="0" w:color="auto"/>
            <w:left w:val="none" w:sz="0" w:space="0" w:color="auto"/>
            <w:bottom w:val="none" w:sz="0" w:space="0" w:color="auto"/>
            <w:right w:val="none" w:sz="0" w:space="0" w:color="auto"/>
          </w:divBdr>
        </w:div>
        <w:div w:id="2001616578">
          <w:marLeft w:val="0"/>
          <w:marRight w:val="-13770"/>
          <w:marTop w:val="0"/>
          <w:marBottom w:val="0"/>
          <w:divBdr>
            <w:top w:val="none" w:sz="0" w:space="0" w:color="auto"/>
            <w:left w:val="none" w:sz="0" w:space="0" w:color="auto"/>
            <w:bottom w:val="none" w:sz="0" w:space="0" w:color="auto"/>
            <w:right w:val="none" w:sz="0" w:space="0" w:color="auto"/>
          </w:divBdr>
        </w:div>
      </w:divsChild>
    </w:div>
    <w:div w:id="901909827">
      <w:bodyDiv w:val="1"/>
      <w:marLeft w:val="0"/>
      <w:marRight w:val="0"/>
      <w:marTop w:val="0"/>
      <w:marBottom w:val="0"/>
      <w:divBdr>
        <w:top w:val="none" w:sz="0" w:space="0" w:color="auto"/>
        <w:left w:val="none" w:sz="0" w:space="0" w:color="auto"/>
        <w:bottom w:val="none" w:sz="0" w:space="0" w:color="auto"/>
        <w:right w:val="none" w:sz="0" w:space="0" w:color="auto"/>
      </w:divBdr>
      <w:divsChild>
        <w:div w:id="518861823">
          <w:marLeft w:val="0"/>
          <w:marRight w:val="-13770"/>
          <w:marTop w:val="0"/>
          <w:marBottom w:val="0"/>
          <w:divBdr>
            <w:top w:val="none" w:sz="0" w:space="0" w:color="auto"/>
            <w:left w:val="none" w:sz="0" w:space="0" w:color="auto"/>
            <w:bottom w:val="none" w:sz="0" w:space="0" w:color="auto"/>
            <w:right w:val="none" w:sz="0" w:space="0" w:color="auto"/>
          </w:divBdr>
        </w:div>
        <w:div w:id="1174566413">
          <w:marLeft w:val="0"/>
          <w:marRight w:val="-13770"/>
          <w:marTop w:val="0"/>
          <w:marBottom w:val="0"/>
          <w:divBdr>
            <w:top w:val="none" w:sz="0" w:space="0" w:color="auto"/>
            <w:left w:val="none" w:sz="0" w:space="0" w:color="auto"/>
            <w:bottom w:val="none" w:sz="0" w:space="0" w:color="auto"/>
            <w:right w:val="none" w:sz="0" w:space="0" w:color="auto"/>
          </w:divBdr>
        </w:div>
        <w:div w:id="140386067">
          <w:marLeft w:val="0"/>
          <w:marRight w:val="-13770"/>
          <w:marTop w:val="0"/>
          <w:marBottom w:val="0"/>
          <w:divBdr>
            <w:top w:val="none" w:sz="0" w:space="0" w:color="auto"/>
            <w:left w:val="none" w:sz="0" w:space="0" w:color="auto"/>
            <w:bottom w:val="none" w:sz="0" w:space="0" w:color="auto"/>
            <w:right w:val="none" w:sz="0" w:space="0" w:color="auto"/>
          </w:divBdr>
        </w:div>
        <w:div w:id="721442550">
          <w:marLeft w:val="0"/>
          <w:marRight w:val="-13770"/>
          <w:marTop w:val="0"/>
          <w:marBottom w:val="0"/>
          <w:divBdr>
            <w:top w:val="none" w:sz="0" w:space="0" w:color="auto"/>
            <w:left w:val="none" w:sz="0" w:space="0" w:color="auto"/>
            <w:bottom w:val="none" w:sz="0" w:space="0" w:color="auto"/>
            <w:right w:val="none" w:sz="0" w:space="0" w:color="auto"/>
          </w:divBdr>
        </w:div>
      </w:divsChild>
    </w:div>
    <w:div w:id="1358385227">
      <w:bodyDiv w:val="1"/>
      <w:marLeft w:val="0"/>
      <w:marRight w:val="0"/>
      <w:marTop w:val="0"/>
      <w:marBottom w:val="0"/>
      <w:divBdr>
        <w:top w:val="none" w:sz="0" w:space="0" w:color="auto"/>
        <w:left w:val="none" w:sz="0" w:space="0" w:color="auto"/>
        <w:bottom w:val="none" w:sz="0" w:space="0" w:color="auto"/>
        <w:right w:val="none" w:sz="0" w:space="0" w:color="auto"/>
      </w:divBdr>
      <w:divsChild>
        <w:div w:id="764884418">
          <w:marLeft w:val="0"/>
          <w:marRight w:val="-13770"/>
          <w:marTop w:val="0"/>
          <w:marBottom w:val="0"/>
          <w:divBdr>
            <w:top w:val="none" w:sz="0" w:space="0" w:color="auto"/>
            <w:left w:val="none" w:sz="0" w:space="0" w:color="auto"/>
            <w:bottom w:val="none" w:sz="0" w:space="0" w:color="auto"/>
            <w:right w:val="none" w:sz="0" w:space="0" w:color="auto"/>
          </w:divBdr>
        </w:div>
        <w:div w:id="1950310223">
          <w:marLeft w:val="0"/>
          <w:marRight w:val="-13770"/>
          <w:marTop w:val="0"/>
          <w:marBottom w:val="0"/>
          <w:divBdr>
            <w:top w:val="none" w:sz="0" w:space="0" w:color="auto"/>
            <w:left w:val="none" w:sz="0" w:space="0" w:color="auto"/>
            <w:bottom w:val="none" w:sz="0" w:space="0" w:color="auto"/>
            <w:right w:val="none" w:sz="0" w:space="0" w:color="auto"/>
          </w:divBdr>
        </w:div>
        <w:div w:id="1797481701">
          <w:marLeft w:val="0"/>
          <w:marRight w:val="-13770"/>
          <w:marTop w:val="0"/>
          <w:marBottom w:val="0"/>
          <w:divBdr>
            <w:top w:val="none" w:sz="0" w:space="0" w:color="auto"/>
            <w:left w:val="none" w:sz="0" w:space="0" w:color="auto"/>
            <w:bottom w:val="none" w:sz="0" w:space="0" w:color="auto"/>
            <w:right w:val="none" w:sz="0" w:space="0" w:color="auto"/>
          </w:divBdr>
        </w:div>
        <w:div w:id="1111170938">
          <w:marLeft w:val="0"/>
          <w:marRight w:val="-13770"/>
          <w:marTop w:val="0"/>
          <w:marBottom w:val="0"/>
          <w:divBdr>
            <w:top w:val="none" w:sz="0" w:space="0" w:color="auto"/>
            <w:left w:val="none" w:sz="0" w:space="0" w:color="auto"/>
            <w:bottom w:val="none" w:sz="0" w:space="0" w:color="auto"/>
            <w:right w:val="none" w:sz="0" w:space="0" w:color="auto"/>
          </w:divBdr>
        </w:div>
        <w:div w:id="184950756">
          <w:marLeft w:val="0"/>
          <w:marRight w:val="-13770"/>
          <w:marTop w:val="0"/>
          <w:marBottom w:val="0"/>
          <w:divBdr>
            <w:top w:val="none" w:sz="0" w:space="0" w:color="auto"/>
            <w:left w:val="none" w:sz="0" w:space="0" w:color="auto"/>
            <w:bottom w:val="none" w:sz="0" w:space="0" w:color="auto"/>
            <w:right w:val="none" w:sz="0" w:space="0" w:color="auto"/>
          </w:divBdr>
        </w:div>
        <w:div w:id="233636133">
          <w:marLeft w:val="0"/>
          <w:marRight w:val="-13770"/>
          <w:marTop w:val="0"/>
          <w:marBottom w:val="0"/>
          <w:divBdr>
            <w:top w:val="none" w:sz="0" w:space="0" w:color="auto"/>
            <w:left w:val="none" w:sz="0" w:space="0" w:color="auto"/>
            <w:bottom w:val="none" w:sz="0" w:space="0" w:color="auto"/>
            <w:right w:val="none" w:sz="0" w:space="0" w:color="auto"/>
          </w:divBdr>
        </w:div>
        <w:div w:id="2066024211">
          <w:marLeft w:val="0"/>
          <w:marRight w:val="-13770"/>
          <w:marTop w:val="0"/>
          <w:marBottom w:val="0"/>
          <w:divBdr>
            <w:top w:val="none" w:sz="0" w:space="0" w:color="auto"/>
            <w:left w:val="none" w:sz="0" w:space="0" w:color="auto"/>
            <w:bottom w:val="none" w:sz="0" w:space="0" w:color="auto"/>
            <w:right w:val="none" w:sz="0" w:space="0" w:color="auto"/>
          </w:divBdr>
        </w:div>
        <w:div w:id="1862207642">
          <w:marLeft w:val="0"/>
          <w:marRight w:val="-13770"/>
          <w:marTop w:val="0"/>
          <w:marBottom w:val="0"/>
          <w:divBdr>
            <w:top w:val="none" w:sz="0" w:space="0" w:color="auto"/>
            <w:left w:val="none" w:sz="0" w:space="0" w:color="auto"/>
            <w:bottom w:val="none" w:sz="0" w:space="0" w:color="auto"/>
            <w:right w:val="none" w:sz="0" w:space="0" w:color="auto"/>
          </w:divBdr>
        </w:div>
        <w:div w:id="149756802">
          <w:marLeft w:val="0"/>
          <w:marRight w:val="-13770"/>
          <w:marTop w:val="0"/>
          <w:marBottom w:val="0"/>
          <w:divBdr>
            <w:top w:val="none" w:sz="0" w:space="0" w:color="auto"/>
            <w:left w:val="none" w:sz="0" w:space="0" w:color="auto"/>
            <w:bottom w:val="none" w:sz="0" w:space="0" w:color="auto"/>
            <w:right w:val="none" w:sz="0" w:space="0" w:color="auto"/>
          </w:divBdr>
        </w:div>
        <w:div w:id="1526670046">
          <w:marLeft w:val="0"/>
          <w:marRight w:val="-13770"/>
          <w:marTop w:val="0"/>
          <w:marBottom w:val="0"/>
          <w:divBdr>
            <w:top w:val="none" w:sz="0" w:space="0" w:color="auto"/>
            <w:left w:val="none" w:sz="0" w:space="0" w:color="auto"/>
            <w:bottom w:val="none" w:sz="0" w:space="0" w:color="auto"/>
            <w:right w:val="none" w:sz="0" w:space="0" w:color="auto"/>
          </w:divBdr>
        </w:div>
        <w:div w:id="826282358">
          <w:marLeft w:val="0"/>
          <w:marRight w:val="-13770"/>
          <w:marTop w:val="0"/>
          <w:marBottom w:val="0"/>
          <w:divBdr>
            <w:top w:val="none" w:sz="0" w:space="0" w:color="auto"/>
            <w:left w:val="none" w:sz="0" w:space="0" w:color="auto"/>
            <w:bottom w:val="none" w:sz="0" w:space="0" w:color="auto"/>
            <w:right w:val="none" w:sz="0" w:space="0" w:color="auto"/>
          </w:divBdr>
        </w:div>
        <w:div w:id="1752891678">
          <w:marLeft w:val="0"/>
          <w:marRight w:val="-13770"/>
          <w:marTop w:val="0"/>
          <w:marBottom w:val="0"/>
          <w:divBdr>
            <w:top w:val="none" w:sz="0" w:space="0" w:color="auto"/>
            <w:left w:val="none" w:sz="0" w:space="0" w:color="auto"/>
            <w:bottom w:val="none" w:sz="0" w:space="0" w:color="auto"/>
            <w:right w:val="none" w:sz="0" w:space="0" w:color="auto"/>
          </w:divBdr>
        </w:div>
      </w:divsChild>
    </w:div>
    <w:div w:id="1469974711">
      <w:bodyDiv w:val="1"/>
      <w:marLeft w:val="0"/>
      <w:marRight w:val="0"/>
      <w:marTop w:val="0"/>
      <w:marBottom w:val="0"/>
      <w:divBdr>
        <w:top w:val="none" w:sz="0" w:space="0" w:color="auto"/>
        <w:left w:val="none" w:sz="0" w:space="0" w:color="auto"/>
        <w:bottom w:val="none" w:sz="0" w:space="0" w:color="auto"/>
        <w:right w:val="none" w:sz="0" w:space="0" w:color="auto"/>
      </w:divBdr>
      <w:divsChild>
        <w:div w:id="297345681">
          <w:marLeft w:val="0"/>
          <w:marRight w:val="-13770"/>
          <w:marTop w:val="0"/>
          <w:marBottom w:val="0"/>
          <w:divBdr>
            <w:top w:val="none" w:sz="0" w:space="0" w:color="auto"/>
            <w:left w:val="none" w:sz="0" w:space="0" w:color="auto"/>
            <w:bottom w:val="none" w:sz="0" w:space="0" w:color="auto"/>
            <w:right w:val="none" w:sz="0" w:space="0" w:color="auto"/>
          </w:divBdr>
        </w:div>
        <w:div w:id="707145116">
          <w:marLeft w:val="0"/>
          <w:marRight w:val="-13770"/>
          <w:marTop w:val="0"/>
          <w:marBottom w:val="0"/>
          <w:divBdr>
            <w:top w:val="none" w:sz="0" w:space="0" w:color="auto"/>
            <w:left w:val="none" w:sz="0" w:space="0" w:color="auto"/>
            <w:bottom w:val="none" w:sz="0" w:space="0" w:color="auto"/>
            <w:right w:val="none" w:sz="0" w:space="0" w:color="auto"/>
          </w:divBdr>
        </w:div>
      </w:divsChild>
    </w:div>
    <w:div w:id="1821650787">
      <w:bodyDiv w:val="1"/>
      <w:marLeft w:val="0"/>
      <w:marRight w:val="0"/>
      <w:marTop w:val="0"/>
      <w:marBottom w:val="0"/>
      <w:divBdr>
        <w:top w:val="none" w:sz="0" w:space="0" w:color="auto"/>
        <w:left w:val="none" w:sz="0" w:space="0" w:color="auto"/>
        <w:bottom w:val="none" w:sz="0" w:space="0" w:color="auto"/>
        <w:right w:val="none" w:sz="0" w:space="0" w:color="auto"/>
      </w:divBdr>
      <w:divsChild>
        <w:div w:id="810710169">
          <w:marLeft w:val="0"/>
          <w:marRight w:val="-13770"/>
          <w:marTop w:val="0"/>
          <w:marBottom w:val="0"/>
          <w:divBdr>
            <w:top w:val="none" w:sz="0" w:space="0" w:color="auto"/>
            <w:left w:val="none" w:sz="0" w:space="0" w:color="auto"/>
            <w:bottom w:val="none" w:sz="0" w:space="0" w:color="auto"/>
            <w:right w:val="none" w:sz="0" w:space="0" w:color="auto"/>
          </w:divBdr>
        </w:div>
        <w:div w:id="709187012">
          <w:marLeft w:val="0"/>
          <w:marRight w:val="-13770"/>
          <w:marTop w:val="0"/>
          <w:marBottom w:val="0"/>
          <w:divBdr>
            <w:top w:val="none" w:sz="0" w:space="0" w:color="auto"/>
            <w:left w:val="none" w:sz="0" w:space="0" w:color="auto"/>
            <w:bottom w:val="none" w:sz="0" w:space="0" w:color="auto"/>
            <w:right w:val="none" w:sz="0" w:space="0" w:color="auto"/>
          </w:divBdr>
        </w:div>
      </w:divsChild>
    </w:div>
    <w:div w:id="1908682796">
      <w:bodyDiv w:val="1"/>
      <w:marLeft w:val="0"/>
      <w:marRight w:val="0"/>
      <w:marTop w:val="0"/>
      <w:marBottom w:val="0"/>
      <w:divBdr>
        <w:top w:val="none" w:sz="0" w:space="0" w:color="auto"/>
        <w:left w:val="none" w:sz="0" w:space="0" w:color="auto"/>
        <w:bottom w:val="none" w:sz="0" w:space="0" w:color="auto"/>
        <w:right w:val="none" w:sz="0" w:space="0" w:color="auto"/>
      </w:divBdr>
      <w:divsChild>
        <w:div w:id="808520218">
          <w:marLeft w:val="0"/>
          <w:marRight w:val="-13770"/>
          <w:marTop w:val="0"/>
          <w:marBottom w:val="0"/>
          <w:divBdr>
            <w:top w:val="none" w:sz="0" w:space="0" w:color="auto"/>
            <w:left w:val="none" w:sz="0" w:space="0" w:color="auto"/>
            <w:bottom w:val="none" w:sz="0" w:space="0" w:color="auto"/>
            <w:right w:val="none" w:sz="0" w:space="0" w:color="auto"/>
          </w:divBdr>
        </w:div>
        <w:div w:id="558056362">
          <w:marLeft w:val="0"/>
          <w:marRight w:val="-13770"/>
          <w:marTop w:val="0"/>
          <w:marBottom w:val="0"/>
          <w:divBdr>
            <w:top w:val="none" w:sz="0" w:space="0" w:color="auto"/>
            <w:left w:val="none" w:sz="0" w:space="0" w:color="auto"/>
            <w:bottom w:val="none" w:sz="0" w:space="0" w:color="auto"/>
            <w:right w:val="none" w:sz="0" w:space="0" w:color="auto"/>
          </w:divBdr>
        </w:div>
      </w:divsChild>
    </w:div>
    <w:div w:id="1960598228">
      <w:bodyDiv w:val="1"/>
      <w:marLeft w:val="0"/>
      <w:marRight w:val="0"/>
      <w:marTop w:val="0"/>
      <w:marBottom w:val="0"/>
      <w:divBdr>
        <w:top w:val="none" w:sz="0" w:space="0" w:color="auto"/>
        <w:left w:val="none" w:sz="0" w:space="0" w:color="auto"/>
        <w:bottom w:val="none" w:sz="0" w:space="0" w:color="auto"/>
        <w:right w:val="none" w:sz="0" w:space="0" w:color="auto"/>
      </w:divBdr>
      <w:divsChild>
        <w:div w:id="1641229631">
          <w:marLeft w:val="0"/>
          <w:marRight w:val="-13770"/>
          <w:marTop w:val="0"/>
          <w:marBottom w:val="0"/>
          <w:divBdr>
            <w:top w:val="none" w:sz="0" w:space="0" w:color="auto"/>
            <w:left w:val="none" w:sz="0" w:space="0" w:color="auto"/>
            <w:bottom w:val="none" w:sz="0" w:space="0" w:color="auto"/>
            <w:right w:val="none" w:sz="0" w:space="0" w:color="auto"/>
          </w:divBdr>
        </w:div>
        <w:div w:id="1662150176">
          <w:marLeft w:val="0"/>
          <w:marRight w:val="-13770"/>
          <w:marTop w:val="0"/>
          <w:marBottom w:val="0"/>
          <w:divBdr>
            <w:top w:val="none" w:sz="0" w:space="0" w:color="auto"/>
            <w:left w:val="none" w:sz="0" w:space="0" w:color="auto"/>
            <w:bottom w:val="none" w:sz="0" w:space="0" w:color="auto"/>
            <w:right w:val="none" w:sz="0" w:space="0" w:color="auto"/>
          </w:divBdr>
        </w:div>
      </w:divsChild>
    </w:div>
    <w:div w:id="2147308435">
      <w:bodyDiv w:val="1"/>
      <w:marLeft w:val="0"/>
      <w:marRight w:val="0"/>
      <w:marTop w:val="0"/>
      <w:marBottom w:val="0"/>
      <w:divBdr>
        <w:top w:val="none" w:sz="0" w:space="0" w:color="auto"/>
        <w:left w:val="none" w:sz="0" w:space="0" w:color="auto"/>
        <w:bottom w:val="none" w:sz="0" w:space="0" w:color="auto"/>
        <w:right w:val="none" w:sz="0" w:space="0" w:color="auto"/>
      </w:divBdr>
      <w:divsChild>
        <w:div w:id="600725685">
          <w:marLeft w:val="0"/>
          <w:marRight w:val="-13770"/>
          <w:marTop w:val="0"/>
          <w:marBottom w:val="0"/>
          <w:divBdr>
            <w:top w:val="none" w:sz="0" w:space="0" w:color="auto"/>
            <w:left w:val="none" w:sz="0" w:space="0" w:color="auto"/>
            <w:bottom w:val="none" w:sz="0" w:space="0" w:color="auto"/>
            <w:right w:val="none" w:sz="0" w:space="0" w:color="auto"/>
          </w:divBdr>
        </w:div>
        <w:div w:id="1256550181">
          <w:marLeft w:val="0"/>
          <w:marRight w:val="-1377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microsoft.com/office/2011/relationships/people" Target="people.xml"/><Relationship Id="rId10" Type="http://schemas.openxmlformats.org/officeDocument/2006/relationships/oleObject" Target="embeddings/oleObject1.bin"/><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80C891-86B8-41CC-BFB6-F26E18EC0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9</Pages>
  <Words>681</Words>
  <Characters>3882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Northwest Missouri State University</Company>
  <LinksUpToDate>false</LinksUpToDate>
  <CharactersWithSpaces>4554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Polam,Rethimareddy</dc:creator>
  <cp:keywords/>
  <dc:description/>
  <cp:lastModifiedBy>Koyyalamudi,Krishna Sumanth</cp:lastModifiedBy>
  <cp:revision>19</cp:revision>
  <dcterms:created xsi:type="dcterms:W3CDTF">2020-02-09T01:47:00Z</dcterms:created>
  <dcterms:modified xsi:type="dcterms:W3CDTF">2020-02-24T05:12:00Z</dcterms:modified>
</cp:coreProperties>
</file>